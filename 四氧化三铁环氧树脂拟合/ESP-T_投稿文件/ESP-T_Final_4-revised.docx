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025BAF" w14:textId="77777777" w:rsidR="00195952" w:rsidRPr="0052389E" w:rsidRDefault="00CD288E" w:rsidP="0097093E">
      <w:pPr>
        <w:spacing w:after="240"/>
        <w:jc w:val="center"/>
        <w:rPr>
          <w:rFonts w:eastAsia="宋体" w:cs="Times New Roman"/>
          <w:i/>
          <w:iCs/>
          <w:sz w:val="24"/>
          <w:szCs w:val="24"/>
          <w:lang w:eastAsia="zh-CN"/>
        </w:rPr>
      </w:pPr>
      <w:r w:rsidRPr="0052389E">
        <w:rPr>
          <w:rFonts w:cs="Times New Roman"/>
          <w:b/>
          <w:i/>
          <w:iCs/>
          <w:sz w:val="24"/>
          <w:szCs w:val="24"/>
        </w:rPr>
        <w:t>A Two-Component Transport Model and Oleophilic Epoxy/Fe₃O₄ Proppant for Tracer-Based Per-Interval Production Allocation</w:t>
      </w:r>
    </w:p>
    <w:p w14:paraId="198447BB" w14:textId="77777777" w:rsidR="00195952" w:rsidRPr="0052389E" w:rsidRDefault="00CD288E" w:rsidP="00ED0515">
      <w:pPr>
        <w:pStyle w:val="1"/>
        <w:rPr>
          <w:rFonts w:ascii="Times New Roman" w:hAnsi="Times New Roman" w:cs="Times New Roman"/>
        </w:rPr>
      </w:pPr>
      <w:r w:rsidRPr="0052389E">
        <w:rPr>
          <w:rFonts w:ascii="Times New Roman" w:hAnsi="Times New Roman" w:cs="Times New Roman"/>
          <w:color w:val="000000"/>
        </w:rPr>
        <w:t>Abstract</w:t>
      </w:r>
    </w:p>
    <w:p w14:paraId="02C08DDB" w14:textId="3B527D11" w:rsidR="00195952" w:rsidRPr="0052389E" w:rsidRDefault="00CD288E" w:rsidP="00ED0515">
      <w:pPr>
        <w:jc w:val="both"/>
        <w:rPr>
          <w:rFonts w:cs="Times New Roman"/>
        </w:rPr>
      </w:pPr>
      <w:bookmarkStart w:id="0" w:name="_GoBack"/>
      <w:bookmarkEnd w:id="0"/>
      <w:r>
        <w:t>Tracer proppants enable long-term per-interval monitoring without downhole hardware, but interpreting their wellhead breakthrough curves (BTCs) requires jointly accounting for sustained release from the polymer matrix and transport through the production tubing. Current practice relies on the zero-dimensional Korsmeyer-Peppas (K-P) model to characterize batch release kinetics; the advection-dispersion framework widely used for transport interpretation has not been coupled to the sustained source term that these materials generate. We develop a piecewise advection-dispersion model that decomposes the BTC into a Gaussian pulse (shut-in accumulation slug) and an erfc tail (sustained matrix-diffusion-controlled release), linked by a smooth tanh transition. The six-parameter model is validated with an oleophilic epoxy/Fe₃O₄ tracer proppant (ESP-T) in core displacement experiments. The dual-component formulation is statistically decisive over four single-component alternatives (ΔAICc = 32.7, F-test p &lt; 10⁻⁶, R² = 0.9939). The fitted flow rate (0.46 mL/min) agrees with the independent pump setting (0.50 mL/min) within 8% without being constrained in the objective function. The Peclet number (Pe = 0.934) independently confirms the non-Fickian transport mechanism identified via K-P kinetics (n = 0.45–0.85). The erfc tail accounts for 47% of the integrated signal, a result stable to within ±0.8% across a six-fold variation in the transition width. Under two-phase flow, the oil-phase tracer mass flux eliminates water-dilution artifacts and tracks oil production rates (Pearson r = 0.97, RMSD = 8.3%). The framework enables per-interval production allocation from wellhead samples alone, requiring no downhole tools and only a single shut-in.</w:t>
      </w:r>
    </w:p>
    <w:p w14:paraId="300EB186" w14:textId="77777777" w:rsidR="00195952" w:rsidRPr="0052389E" w:rsidRDefault="00195952" w:rsidP="00ED0515">
      <w:pPr>
        <w:rPr>
          <w:rFonts w:cs="Times New Roman"/>
        </w:rPr>
      </w:pPr>
    </w:p>
    <w:p w14:paraId="3EBD268B" w14:textId="77777777" w:rsidR="00195952" w:rsidRPr="0018751F" w:rsidRDefault="00CD288E" w:rsidP="00ED0515">
      <w:pPr>
        <w:rPr>
          <w:rFonts w:cs="Times New Roman"/>
          <w:bCs/>
        </w:rPr>
      </w:pPr>
      <w:r w:rsidRPr="00563B68">
        <w:rPr>
          <w:rFonts w:cs="Times New Roman"/>
          <w:b/>
        </w:rPr>
        <w:t>Keywords:</w:t>
      </w:r>
      <w:r w:rsidRPr="0018751F">
        <w:rPr>
          <w:rFonts w:cs="Times New Roman"/>
          <w:bCs/>
        </w:rPr>
        <w:t xml:space="preserve"> Tracer proppant; Breakthrough curve modeling; Advection-dispersion equation; Piecewise modeling; Production allocation; Epoxy resin; Fe₃O₄ nanoparticles; Two-phase flow; Model selection</w:t>
      </w:r>
    </w:p>
    <w:p w14:paraId="797C6A33" w14:textId="77777777" w:rsidR="00195952" w:rsidRPr="0052389E" w:rsidRDefault="00195952" w:rsidP="00ED0515">
      <w:pPr>
        <w:rPr>
          <w:rFonts w:cs="Times New Roman"/>
        </w:rPr>
      </w:pPr>
    </w:p>
    <w:p w14:paraId="35032036" w14:textId="77777777" w:rsidR="00195952" w:rsidRPr="0052389E" w:rsidRDefault="00CD288E" w:rsidP="00ED0515">
      <w:pPr>
        <w:pStyle w:val="1"/>
        <w:rPr>
          <w:rFonts w:ascii="Times New Roman" w:hAnsi="Times New Roman" w:cs="Times New Roman"/>
        </w:rPr>
      </w:pPr>
      <w:r w:rsidRPr="0052389E">
        <w:rPr>
          <w:rFonts w:ascii="Times New Roman" w:hAnsi="Times New Roman" w:cs="Times New Roman"/>
          <w:color w:val="000000"/>
        </w:rPr>
        <w:t>1. Introduction</w:t>
      </w:r>
    </w:p>
    <w:p w14:paraId="53F790DB" w14:textId="77777777" w:rsidR="003D64B4" w:rsidRPr="0052389E" w:rsidRDefault="00CD288E" w:rsidP="00ED0515">
      <w:pPr>
        <w:jc w:val="both"/>
        <w:rPr>
          <w:rFonts w:cs="Times New Roman"/>
        </w:rPr>
      </w:pPr>
      <w:r>
        <w:t>Determining per-stage production contributions in multi-stage fractured horizontal wells remains an unsolved operational challenge [5,6]. Without per-stage data, underperforming intervals go undiagnosed, well spacing cannot be optimized, and completion designs cannot be validated against production outcomes [7,8]. Existing downhole diagnostic methods each involve trade-offs: production logging requires well intervention and provides only snapshot measurements [9]; distributed fiber-optic sensing demands permanent cable installation at costs difficult to justify for marginal wells [10,11]; microseismic monitoring characterizes fracture geometry rather than production contribution [12]. Tracers offer an alternative that avoids downhole hardware—chemical or radioactive species injected with the fracturing fluid produce time-resolved wellhead concentration signals that have been used to infer inter-well connectivity [15,16], diagnose fracture interference [17], and qualitatively assess stage-level inflow [18–20].</w:t>
      </w:r>
    </w:p>
    <w:p w14:paraId="5B7D0836" w14:textId="77777777" w:rsidR="003D64B4" w:rsidRPr="0052389E" w:rsidRDefault="00CD288E" w:rsidP="00ED0515">
      <w:pPr>
        <w:jc w:val="both"/>
        <w:rPr>
          <w:rFonts w:cs="Times New Roman"/>
        </w:rPr>
      </w:pPr>
      <w:r>
        <w:t>A limitation of dissolved tracers is their finite monitoring window: as the tracer is progressively diluted and produced, the signal decays. Tracer proppants address this by immobilizing the tracer agent within a solid carrier that is co-injected with the proppant pack, so the tracer remains in the fracture after placement and enables long-term monitoring without repeated injection [21]. A range of material designs have been reported—ceramic carriers with organic dye coatings [21,22], rare-earth-doped polymer matrices for multi-element coding [23], oleophilic Fe₃O₄/polystyrene microspheres [24], and dual-zone polymer-coated proppants [25,26].</w:t>
      </w:r>
    </w:p>
    <w:p w14:paraId="66B0D39C" w14:textId="4C35F144" w:rsidR="003D64B4" w:rsidRPr="0052389E" w:rsidRDefault="00CD288E" w:rsidP="00ED0515">
      <w:pPr>
        <w:jc w:val="both"/>
        <w:rPr>
          <w:rFonts w:cs="Times New Roman"/>
        </w:rPr>
      </w:pPr>
      <w:del w:id="1" w:author="1" w:date="2026-07-21T07:37:00Z">
        <w:r w:rsidRPr="0052389E" w:rsidDel="00730E27">
          <w:rPr>
            <w:rFonts w:cs="Times New Roman"/>
          </w:rPr>
          <w:delText>Chemical tracers have been used in oilfield operations since the 1950s [15], evolving from radioactive inter-well waterflood monitors to contemporary inter-well partitioning tracer tests for residual oil saturation measurement [16,17]. Recent field-scale studies have demonstrated quantitative per-stage production allocation using multi-tracer panels: Yang et al. [18] monitored a 12-stage fractured horizontal well over 285 days with 18 distinct tracers, quantifying stage heterogeneity via residence time distribution analysis; Arshad et al. [19] and Al Raisi et al. [20] independently validated tracer-based stage contribution profiling in multi-</w:delText>
        </w:r>
        <w:r w:rsidRPr="0052389E" w:rsidDel="00730E27">
          <w:rPr>
            <w:rFonts w:cs="Times New Roman"/>
          </w:rPr>
          <w:lastRenderedPageBreak/>
          <w:delText>stage completions. These advances confirm that tracer-based production profiling is technically viable at field scale</w:delText>
        </w:r>
      </w:del>
      <w:r>
        <w:t>To date, tracer proppant performance has been evaluated through a single experimental paradigm: batch release measurements in a well-mixed vessel, interpreted with the Korsmeyer-Peppas (K-P) power law, C/C₀ = K·tⁿ [28–30]. The K-P model identifies the release mechanism (Fickian diffusion for n ≤ 0.43, anomalous transport for 0.43 &lt; n &lt; 0.85, Case-II relaxation for n ≥ 0.85) and provides the temperature-dependent rate constant K. However, K-P is a zero-dimensional batch model: it describes release into a fixed-volume vessel, with no spatial coordinate, no flow field, and no pathway from a release rate to a concentration measured at a distant sampling point [28–30]. It can characterize how fast the tracer leaves the proppant in a beaker; it cannot predict what concentration will be observed at the wellhead, when it will peak, or how it will decay—the features of a breakthrough curve that encode production information.</w:t>
      </w:r>
    </w:p>
    <w:p w14:paraId="28B2F944" w14:textId="77777777" w:rsidR="003D64B4" w:rsidRPr="0052389E" w:rsidRDefault="00CD288E" w:rsidP="00ED0515">
      <w:pPr>
        <w:jc w:val="both"/>
        <w:rPr>
          <w:rFonts w:cs="Times New Roman"/>
        </w:rPr>
      </w:pPr>
      <w:r>
        <w:t>Independently, a mature methodology exists for interpreting BTCs on the transport side. The one-dimensional advection-dispersion equation (ADE), ∂C/∂t + v·∂C/∂x = D·∂²C/∂x², provides analytical solutions that relate the shape of a BTC to transport parameters [31]. For a pulse injection of known mass, the temporal moments of the BTC yield the mean residence time—hence the effective flow velocity—and the variance, which gives the dispersivity [32]. Full-curve ADE inversion has been applied to extract reservoir and fracture properties from BTC shapes [16,33] and to model tracer transport in multi-stage fractured wells with phase partitioning [34]. The common premise across these applications is that the tracer source is known: an injection pulse of specified mass, duration, and location [31,32]. The BTC is interpreted as the system’s transport response to that known input.</w:t>
      </w:r>
    </w:p>
    <w:p w14:paraId="75116743" w14:textId="07B715C6" w:rsidR="003D64B4" w:rsidRPr="0052389E" w:rsidRDefault="00CD288E" w:rsidP="00ED0515">
      <w:pPr>
        <w:jc w:val="both"/>
        <w:rPr>
          <w:rFonts w:cs="Times New Roman"/>
        </w:rPr>
      </w:pPr>
      <w:ins w:id="5" w:author="1" w:date="2026-07-21T07:49:00Z">
        <w:r w:rsidR="00730E27" w:rsidRPr="00730E27">
          <w:rPr>
            <w:rFonts w:ascii="宋体" w:eastAsia="宋体" w:hAnsi="宋体" w:cs="Times New Roman"/>
            <w:highlight w:val="yellow"/>
            <w:lang w:eastAsia="zh-CN"/>
            <w:rPrChange w:id="6" w:author="1" w:date="2026-07-21T07:49:00Z">
              <w:rPr>
                <w:rFonts w:ascii="宋体" w:eastAsia="宋体" w:hAnsi="宋体" w:cs="Times New Roman"/>
                <w:lang w:eastAsia="zh-CN"/>
              </w:rPr>
            </w:rPrChange>
          </w:rPr>
          <w:t>, but</w:t>
        </w:r>
      </w:ins>
      <w:del w:id="7" w:author="1" w:date="2026-07-21T07:48:00Z">
        <w:r w:rsidRPr="00730E27" w:rsidDel="00730E27">
          <w:rPr>
            <w:rFonts w:cs="Times New Roman"/>
            <w:highlight w:val="yellow"/>
            <w:rPrChange w:id="8" w:author="1" w:date="2026-07-21T07:49:00Z">
              <w:rPr>
                <w:rFonts w:cs="Times New Roman"/>
              </w:rPr>
            </w:rPrChange>
          </w:rPr>
          <w:delText xml:space="preserve">; </w:delText>
        </w:r>
      </w:del>
      <w:r>
        <w:t>A tracer proppant BTC departs from this premise. The tracer source is not a single, operator-controlled injection but a sustained release governed by matrix diffusion, solvent-driven swelling, and the time-varying concentration gradient at the proppant-fluid interface—processes that continue throughout production and whose rate parameters are not known a priori. The observed BTC is therefore shaped jointly by an unknown release function and unknown transport parameters. Extracting the per-interval flow rate—the quantity required for production allocation—calls for estimating both sets of unknowns simultaneously from a single curve. This joint estimation problem has received little attention in the tracer proppant literature, where the release (K-P) and transport (ADE) frameworks have been applied separately. The practical consequence is that current tracer proppants can confirm which stages produce but cannot quantify how much each stage produces from the BTC alone.</w:t>
      </w:r>
    </w:p>
    <w:p w14:paraId="37B37312" w14:textId="77777777" w:rsidR="003D64B4" w:rsidRPr="0052389E" w:rsidRDefault="00CD288E" w:rsidP="00ED0515">
      <w:pPr>
        <w:jc w:val="both"/>
        <w:rPr>
          <w:rFonts w:cs="Times New Roman"/>
        </w:rPr>
      </w:pPr>
      <w:r>
        <w:t>In this work, we develop a method for jointly estimating release and transport parameters from a single tracer proppant BTC. The BTC is decomposed into two additive components linked by a smooth hyperbolic-tangent transition: a Gaussian pulse representing tracer that accumulated in the near-wellbore region during shut-in and is swept to the sampling point as a coherent slug upon flowback, and an erfc tail representing sustained matrix-diffusion-controlled release that continues after the main slug has passed. The model contains six free parameters, estimated simultaneously by nonlinear least squares; no parameter is independently constrained in the objective function. The fit yields both the release partition (Gaussian vs.\ erfc integrated contributions) and the transport parameters (effective flow rate Q, dispersivity α, Peclet number Pe). The method is validated in single-phase and two-phase core displacement experiments using an oleophilic epoxy/Fe₃O₄ tracer proppant (ESP-T). The epoxy matrix provides the sustained, diffusion-controlled release that the erfc component of the model represents, while stearic acid surface modification (water contact angle 104.6°) directs tracer release to the oil phase, isolating the oil production signal. We compare the model against four single-component alternatives using information-theoretic criteria, test whether the fitted flow rate agrees with the independent pump setting, and verify that the decomposition into Gaussian and erfc fractions is stable under variation of the transition-width parameter. Under two-phase flow, we use the oil-phase tracer mass flux—rather than concentration—to track oil production rates across varying oil-water ratios, eliminating the dilution artifact inherent in concentration-based interpretation.</w:t>
      </w:r>
    </w:p>
    <w:p w14:paraId="7A524B95" w14:textId="51BE0ABA" w:rsidR="003D64B4" w:rsidRPr="0052389E" w:rsidRDefault="00CD288E" w:rsidP="00ED0515">
      <w:pPr>
        <w:jc w:val="both"/>
        <w:rPr>
          <w:rFonts w:cs="Times New Roman"/>
        </w:rPr>
      </w:pPr>
    </w:p>
    <w:p w14:paraId="422A8F5C" w14:textId="005285D1" w:rsidR="003D64B4" w:rsidRPr="0052389E" w:rsidRDefault="00CD288E" w:rsidP="00ED0515">
      <w:pPr>
        <w:jc w:val="both"/>
        <w:rPr>
          <w:rFonts w:cs="Times New Roman"/>
        </w:rPr>
      </w:pPr>
    </w:p>
    <w:p w14:paraId="75CA9C8D" w14:textId="77777777" w:rsidR="00195952" w:rsidRPr="0052389E" w:rsidRDefault="00CD288E" w:rsidP="00ED0515">
      <w:pPr>
        <w:pStyle w:val="1"/>
        <w:rPr>
          <w:rFonts w:ascii="Times New Roman" w:hAnsi="Times New Roman" w:cs="Times New Roman"/>
        </w:rPr>
      </w:pPr>
      <w:r w:rsidRPr="0052389E">
        <w:rPr>
          <w:rFonts w:ascii="Times New Roman" w:hAnsi="Times New Roman" w:cs="Times New Roman"/>
          <w:color w:val="000000"/>
        </w:rPr>
        <w:t>2. Experimental Section</w:t>
      </w:r>
    </w:p>
    <w:p w14:paraId="78E4CF25" w14:textId="77777777" w:rsidR="00195952" w:rsidRPr="0052389E" w:rsidRDefault="00CD288E" w:rsidP="00ED0515">
      <w:pPr>
        <w:pStyle w:val="21"/>
        <w:rPr>
          <w:rFonts w:ascii="Times New Roman" w:hAnsi="Times New Roman" w:cs="Times New Roman"/>
        </w:rPr>
      </w:pPr>
      <w:r w:rsidRPr="0052389E">
        <w:rPr>
          <w:rFonts w:ascii="Times New Roman" w:hAnsi="Times New Roman" w:cs="Times New Roman"/>
          <w:color w:val="000000"/>
        </w:rPr>
        <w:t>2.1 Materials</w:t>
      </w:r>
    </w:p>
    <w:p w14:paraId="7CEBBD71" w14:textId="77777777" w:rsidR="00195952" w:rsidRPr="0052389E" w:rsidRDefault="00CD288E" w:rsidP="00ED0515">
      <w:pPr>
        <w:jc w:val="both"/>
        <w:rPr>
          <w:rFonts w:cs="Times New Roman"/>
        </w:rPr>
      </w:pPr>
      <w:r w:rsidRPr="0052389E">
        <w:rPr>
          <w:rFonts w:cs="Times New Roman"/>
        </w:rPr>
        <w:t>Analytical grade reagents—including FeCl₃ (≥99.0%), FeCl₂·4H₂O (≥99.0%), MnCl₂·6H₂O (≥99.0%), stearic acid (≥99.5%), and anhydrous ethanol—were purchased from Chengdu Kelong Chemical Co., Ltd. Industrial grade materials included guar gum, E51 epoxy resin (epoxy value 0.48–0.54 mol/100 g, Nantong Xingchen Synthetic Materials), T31 curing agent (phenolic amine, ≥95% effective component), and hollow glass microspheres (≥99% purity). Dodecane (≥99%, Chengdu Kelong) served as the model oil phase. All reagents were used as received. Detailed specifications are provided in Table S1 (Supplementary Material).</w:t>
      </w:r>
    </w:p>
    <w:p w14:paraId="7ACF93C1" w14:textId="77777777" w:rsidR="00195952" w:rsidRPr="0052389E" w:rsidRDefault="00CD288E" w:rsidP="00ED0515">
      <w:pPr>
        <w:pStyle w:val="21"/>
        <w:rPr>
          <w:rFonts w:ascii="Times New Roman" w:hAnsi="Times New Roman" w:cs="Times New Roman"/>
        </w:rPr>
      </w:pPr>
      <w:r w:rsidRPr="0052389E">
        <w:rPr>
          <w:rFonts w:ascii="Times New Roman" w:hAnsi="Times New Roman" w:cs="Times New Roman"/>
          <w:color w:val="000000"/>
        </w:rPr>
        <w:t>2.2 Synthesis of ESP-T Tracer Proppant</w:t>
      </w:r>
    </w:p>
    <w:p w14:paraId="08644F20" w14:textId="77777777" w:rsidR="00195952" w:rsidRPr="0052389E" w:rsidRDefault="00CD288E" w:rsidP="00ED0515">
      <w:pPr>
        <w:jc w:val="both"/>
        <w:rPr>
          <w:rFonts w:eastAsia="宋体" w:cs="Times New Roman"/>
          <w:lang w:eastAsia="zh-CN"/>
        </w:rPr>
      </w:pPr>
      <w:r w:rsidRPr="0052389E">
        <w:rPr>
          <w:rFonts w:cs="Times New Roman"/>
        </w:rPr>
        <w:t xml:space="preserve">The synthesis comprised three steps (Figure 1). First, stearic acid-modified nano-Fe₃O₄ (nano-Fe₃O₄@SA) was prepared by co-precipitation: 2.703 g FeCl₃ and 1.15 g FeCl₂·4H₂O were dissolved in 100 mL deionized water at 80 °C under N₂ purge, with 2×10⁻⁵ mol MnCl₂·6H₂O added as a dopant. Ammonia solution (5.5 mL) was rapidly introduced, and the reaction </w:t>
      </w:r>
      <w:r w:rsidRPr="0052389E">
        <w:rPr>
          <w:rFonts w:cs="Times New Roman"/>
        </w:rPr>
        <w:lastRenderedPageBreak/>
        <w:t>proceeded at pH 10 for 2 h. The black precipitate was magnetically separated, washed to neutrality, and sonicated with ethanolic stearic acid for oleophilic surface modification, yielding nano-Fe₃O₄@SA at approximately 12.5 wt% solids in the ethanol mixture (determined gravimetrically, triplicate). Second, an epoxy pre-mixture consisting of 20 mL E51 resin, 6 g Fe₃O₄-ethanol mixture (corresponding to ~0.75 g nano-Fe₃O₄@SA, ~3.3 wt% of the final ESP-T formulation), 1 g hollow glass microspheres, and 7 g T31 curing agent was homogenized. Third, the pre-mixture was emulsified in a SiO₂ aqueous dispersion stabilized with guar gum, and the resulting microspheres were cured at 50 °C for 1 h, rinsed, and dried at 80 °C for 10 h. Pure epoxy microspheres (without nano-Fe₃O₄@SA) were prepared identically as a reference. Although Mn was used here, the co-precipitation method accommodates other transition metals (Zn, Cu, Co, Ni) and rare earth elements (Eu, Dy, Nd) for multi-stage tracer coding.</w:t>
      </w:r>
    </w:p>
    <w:p w14:paraId="0B3C236B" w14:textId="77777777" w:rsidR="0052389E" w:rsidRPr="0052389E" w:rsidRDefault="0052389E" w:rsidP="0052389E">
      <w:pPr>
        <w:jc w:val="center"/>
        <w:rPr>
          <w:rFonts w:eastAsia="宋体" w:cs="Times New Roman"/>
          <w:lang w:eastAsia="zh-CN"/>
        </w:rPr>
      </w:pPr>
      <w:r w:rsidRPr="0052389E">
        <w:rPr>
          <w:rFonts w:eastAsia="宋体" w:cs="Times New Roman"/>
          <w:noProof/>
          <w:lang w:eastAsia="zh-CN"/>
        </w:rPr>
        <w:drawing>
          <wp:inline distT="0" distB="0" distL="0" distR="0" wp14:anchorId="033B5E57" wp14:editId="44299ECA">
            <wp:extent cx="4233007" cy="2681841"/>
            <wp:effectExtent l="0" t="0" r="0" b="4445"/>
            <wp:docPr id="397089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38271" cy="2685176"/>
                    </a:xfrm>
                    <a:prstGeom prst="rect">
                      <a:avLst/>
                    </a:prstGeom>
                    <a:noFill/>
                  </pic:spPr>
                </pic:pic>
              </a:graphicData>
            </a:graphic>
          </wp:inline>
        </w:drawing>
      </w:r>
    </w:p>
    <w:p w14:paraId="1D277A78" w14:textId="77777777" w:rsidR="00346314" w:rsidRDefault="00CD288E">
      <w:pPr>
        <w:spacing w:line="240" w:lineRule="auto"/>
        <w:jc w:val="center"/>
      </w:pPr>
      <w:r>
        <w:rPr>
          <w:sz w:val="18"/>
        </w:rPr>
        <w:t>Figure 1. Schematic of the three-step synthesis of ESP-T.</w:t>
      </w:r>
    </w:p>
    <w:p w14:paraId="0E9202B9" w14:textId="77777777" w:rsidR="0052389E" w:rsidRPr="0052389E" w:rsidRDefault="0052389E" w:rsidP="0052389E">
      <w:pPr>
        <w:spacing w:before="120" w:after="80"/>
        <w:rPr>
          <w:rFonts w:eastAsia="宋体" w:cs="Times New Roman"/>
          <w:b/>
          <w:bCs/>
          <w:lang w:eastAsia="zh-CN"/>
        </w:rPr>
      </w:pPr>
    </w:p>
    <w:p w14:paraId="127F1E5E" w14:textId="77777777" w:rsidR="00195952" w:rsidRPr="0052389E" w:rsidRDefault="00CD288E" w:rsidP="00ED0515">
      <w:pPr>
        <w:pStyle w:val="21"/>
        <w:rPr>
          <w:rFonts w:ascii="Times New Roman" w:hAnsi="Times New Roman" w:cs="Times New Roman"/>
        </w:rPr>
      </w:pPr>
      <w:r w:rsidRPr="0052389E">
        <w:rPr>
          <w:rFonts w:ascii="Times New Roman" w:hAnsi="Times New Roman" w:cs="Times New Roman"/>
          <w:color w:val="000000"/>
        </w:rPr>
        <w:t>2.3 Characterization</w:t>
      </w:r>
    </w:p>
    <w:p w14:paraId="31BCC79A" w14:textId="77777777" w:rsidR="00195952" w:rsidRPr="0052389E" w:rsidRDefault="00CD288E" w:rsidP="00ED0515">
      <w:pPr>
        <w:jc w:val="both"/>
        <w:rPr>
          <w:rFonts w:cs="Times New Roman"/>
        </w:rPr>
      </w:pPr>
      <w:r w:rsidRPr="0052389E">
        <w:rPr>
          <w:rFonts w:cs="Times New Roman"/>
        </w:rPr>
        <w:t xml:space="preserve">Microstructure and elemental distribution were characterized by scanning electron microscopy with energy-dispersive X-ray spectroscopy (SEM-EDS, ZEISS Sigma 500) and optical microscopy (Leica DM2700P). Thermal stability was evaluated by thermogravimetric analysis and differential scanning calorimetry (TGA/DSC, TA Instruments Q500, air atmosphere, 10 °C/min, 50–800 °C). Water contact angle (WCA) was measured using a video optical contact </w:t>
      </w:r>
      <w:r w:rsidRPr="0052389E">
        <w:rPr>
          <w:rFonts w:cs="Times New Roman"/>
        </w:rPr>
        <w:lastRenderedPageBreak/>
        <w:t>angle analyzer (OCA20, 5 μL droplets, n = 5). Physical and mechanical properties—including bulk density, apparent density, sphericity, roundness, acid solubility (HCl 12 wt%/HF 3 wt%, 65 °C, 30 min), and crush rate (52 MPa, 2 min)—were evaluated per SY/T 5107–2016. Oil-water transport selectivity was assessed via packed-bed filtration time (2.0 g proppant, 20 mL fluid, 200-mesh screen). Detailed protocols are provided in the Supplementary Material (Section S2).</w:t>
      </w:r>
    </w:p>
    <w:p w14:paraId="3242356A" w14:textId="77777777" w:rsidR="00D11294" w:rsidRPr="0052389E" w:rsidRDefault="00D11294">
      <w:pPr>
        <w:spacing w:before="160"/>
        <w:rPr>
          <w:rFonts w:cs="Times New Roman"/>
        </w:rPr>
      </w:pPr>
    </w:p>
    <w:p w14:paraId="3107EE83" w14:textId="77777777" w:rsidR="00195952" w:rsidRPr="0052389E" w:rsidRDefault="00CD288E" w:rsidP="00ED0515">
      <w:pPr>
        <w:pStyle w:val="21"/>
        <w:rPr>
          <w:rFonts w:ascii="Times New Roman" w:hAnsi="Times New Roman" w:cs="Times New Roman"/>
        </w:rPr>
      </w:pPr>
      <w:r w:rsidRPr="0052389E">
        <w:rPr>
          <w:rFonts w:ascii="Times New Roman" w:hAnsi="Times New Roman" w:cs="Times New Roman"/>
          <w:color w:val="000000"/>
        </w:rPr>
        <w:t>2.4 Tracer Release Experiments</w:t>
      </w:r>
    </w:p>
    <w:p w14:paraId="1855EA9D" w14:textId="77777777" w:rsidR="00195952" w:rsidRPr="0052389E" w:rsidRDefault="00CD288E" w:rsidP="00ED0515">
      <w:pPr>
        <w:jc w:val="both"/>
        <w:rPr>
          <w:rFonts w:cs="Times New Roman"/>
        </w:rPr>
      </w:pPr>
      <w:r w:rsidRPr="0052389E">
        <w:rPr>
          <w:rFonts w:cs="Times New Roman"/>
        </w:rPr>
        <w:t>ESP-T (5 g, 40–70 mesh) was immersed in 100 mL dodecane in sealed glass vials placed in thermostatic oil baths at 30, 60, 90, and 120 °C. Sampling was conducted at 12 h intervals; the concentration of tracer-doped metal ions was quantified by inductively coupled plasma mass spectrometry (ICP-MS, PerkinElmer NexION 300X). Release data within Mt/M∞ &lt; 0.6 were fitted to the K-P model, C/C₀ = K·tⁿ, to determine the kinetic parameters K and n.</w:t>
      </w:r>
    </w:p>
    <w:p w14:paraId="33164667" w14:textId="77777777" w:rsidR="00D11294" w:rsidRPr="0052389E" w:rsidRDefault="00D11294">
      <w:pPr>
        <w:spacing w:before="160"/>
        <w:rPr>
          <w:rFonts w:cs="Times New Roman"/>
        </w:rPr>
      </w:pPr>
    </w:p>
    <w:p w14:paraId="7897AE30" w14:textId="77777777" w:rsidR="00195952" w:rsidRPr="0052389E" w:rsidRDefault="00CD288E" w:rsidP="00ED0515">
      <w:pPr>
        <w:pStyle w:val="21"/>
        <w:rPr>
          <w:rFonts w:ascii="Times New Roman" w:hAnsi="Times New Roman" w:cs="Times New Roman"/>
        </w:rPr>
      </w:pPr>
      <w:r w:rsidRPr="0052389E">
        <w:rPr>
          <w:rFonts w:ascii="Times New Roman" w:hAnsi="Times New Roman" w:cs="Times New Roman"/>
          <w:color w:val="000000"/>
        </w:rPr>
        <w:t>2.5 Core Displacement Experiments</w:t>
      </w:r>
    </w:p>
    <w:p w14:paraId="6E02604B" w14:textId="77777777" w:rsidR="00195952" w:rsidRPr="0052389E" w:rsidRDefault="00CD288E" w:rsidP="00ED0515">
      <w:pPr>
        <w:jc w:val="both"/>
        <w:rPr>
          <w:rFonts w:eastAsia="宋体" w:cs="Times New Roman"/>
          <w:lang w:eastAsia="zh-CN"/>
        </w:rPr>
      </w:pPr>
      <w:r w:rsidRPr="0052389E">
        <w:rPr>
          <w:rFonts w:cs="Times New Roman"/>
        </w:rPr>
        <w:t xml:space="preserve">A dynamic displacement apparatus (Figure 2) was used to simulate single-interval production. A steel core was packed with ESP-T, sealed with 200-mesh screens, and placed in a core holder under 5 MPa confining pressure. For single-phase experiments, the system was saturated with dodecane at 5 mL/min, shut in for 96 h to allow tracer accumulation (a duration representative of typical shut-in periods between fracturing and flowback in field operations), then displaced at 0.50 mL/min. Effluent was sampled at 4-min intervals (2 mL per sample, 21 samples) and analyzed by ICP-MS to construct the BTC. </w:t>
      </w:r>
      <w:bookmarkStart w:id="36" w:name="OLE_LINK2"/>
      <w:r w:rsidRPr="0052389E">
        <w:rPr>
          <w:rFonts w:cs="Times New Roman"/>
        </w:rPr>
        <w:t>For two-phase experiments, dodecane and deionized water were co-injected at three oil-water volume ratios (OWR = 4:1, 1:1, 1:4) and four total flow rates (0.1–0.4 mL/min) under continuous steady-state flow. Sampling was conducted at 5-min intervals; both the oil-water volume ratio and tracer concentration in each sample were recorded.</w:t>
      </w:r>
      <w:bookmarkEnd w:id="36"/>
    </w:p>
    <w:p w14:paraId="6C351CFF" w14:textId="77777777" w:rsidR="00D11294" w:rsidRPr="0052389E" w:rsidRDefault="002808C5" w:rsidP="002808C5">
      <w:pPr>
        <w:spacing w:before="120"/>
        <w:jc w:val="center"/>
        <w:rPr>
          <w:rFonts w:cs="Times New Roman"/>
        </w:rPr>
      </w:pPr>
      <w:r w:rsidRPr="0052389E">
        <w:rPr>
          <w:rFonts w:cs="Times New Roman"/>
          <w:noProof/>
          <w:lang w:eastAsia="zh-CN"/>
        </w:rPr>
        <w:lastRenderedPageBreak/>
        <w:drawing>
          <wp:inline distT="0" distB="0" distL="0" distR="0" wp14:anchorId="4FE56740" wp14:editId="77D77761">
            <wp:extent cx="4764239" cy="2196931"/>
            <wp:effectExtent l="0" t="0" r="0" b="0"/>
            <wp:docPr id="2536604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90317" cy="2208957"/>
                    </a:xfrm>
                    <a:prstGeom prst="rect">
                      <a:avLst/>
                    </a:prstGeom>
                    <a:noFill/>
                  </pic:spPr>
                </pic:pic>
              </a:graphicData>
            </a:graphic>
          </wp:inline>
        </w:drawing>
      </w:r>
    </w:p>
    <w:p w14:paraId="4CA6574D" w14:textId="77777777" w:rsidR="00D11294" w:rsidRPr="0052389E" w:rsidRDefault="00CD288E" w:rsidP="002808C5">
      <w:pPr>
        <w:spacing w:after="200"/>
        <w:jc w:val="center"/>
        <w:rPr>
          <w:rFonts w:cs="Times New Roman"/>
          <w:b/>
          <w:bCs/>
        </w:rPr>
      </w:pPr>
      <w:r w:rsidRPr="0052389E">
        <w:rPr>
          <w:rFonts w:cs="Times New Roman"/>
          <w:b/>
          <w:bCs/>
          <w:sz w:val="18"/>
        </w:rPr>
        <w:t xml:space="preserve">Figure 2. </w:t>
      </w:r>
      <w:r w:rsidR="002808C5" w:rsidRPr="0052389E">
        <w:rPr>
          <w:rFonts w:cs="Times New Roman"/>
          <w:b/>
          <w:bCs/>
          <w:sz w:val="18"/>
        </w:rPr>
        <w:t>Dynamic displacement apparatus for single-phase and two-phase core flooding experiments.</w:t>
      </w:r>
    </w:p>
    <w:p w14:paraId="246FF7C5" w14:textId="77777777" w:rsidR="00195952" w:rsidRPr="0052389E" w:rsidRDefault="00CD288E" w:rsidP="00ED0515">
      <w:pPr>
        <w:pStyle w:val="1"/>
        <w:rPr>
          <w:rFonts w:ascii="Times New Roman" w:hAnsi="Times New Roman" w:cs="Times New Roman"/>
        </w:rPr>
      </w:pPr>
      <w:r w:rsidRPr="0052389E">
        <w:rPr>
          <w:rFonts w:ascii="Times New Roman" w:hAnsi="Times New Roman" w:cs="Times New Roman"/>
          <w:color w:val="000000"/>
        </w:rPr>
        <w:t>3. Results and Discussion</w:t>
      </w:r>
    </w:p>
    <w:p w14:paraId="76810F63" w14:textId="77777777" w:rsidR="00195952" w:rsidRPr="0052389E" w:rsidRDefault="00CD288E" w:rsidP="00ED0515">
      <w:pPr>
        <w:pStyle w:val="21"/>
        <w:rPr>
          <w:rFonts w:ascii="Times New Roman" w:hAnsi="Times New Roman" w:cs="Times New Roman"/>
        </w:rPr>
      </w:pPr>
      <w:r w:rsidRPr="0052389E">
        <w:rPr>
          <w:rFonts w:ascii="Times New Roman" w:hAnsi="Times New Roman" w:cs="Times New Roman"/>
          <w:color w:val="000000"/>
        </w:rPr>
        <w:t>3.1 ESP-T Proppant Characterization</w:t>
      </w:r>
    </w:p>
    <w:p w14:paraId="50384C77" w14:textId="77777777" w:rsidR="00195952" w:rsidRPr="0052389E" w:rsidRDefault="00CD288E" w:rsidP="00ED0515">
      <w:pPr>
        <w:jc w:val="both"/>
        <w:rPr>
          <w:rFonts w:cs="Times New Roman"/>
        </w:rPr>
      </w:pPr>
      <w:r w:rsidRPr="0052389E">
        <w:rPr>
          <w:rFonts w:cs="Times New Roman"/>
        </w:rPr>
        <w:t>SEM micrographs (Figure 3) confirm that ESP-T microspheres exhibit excellent sphericity (&gt;0.9) with no inter-particle agglomeration. The surface displays uniformly distributed micron-scale protrusions corresponding to nano-Fe₃O₄@SA nanoclusters embedded within the epoxy matrix; the absence of interfacial cracks between the nanoclusters and the epoxy is consistent with physical adhesion, likely mediated by stearic acid alkyl chain entanglement with the epoxy network. Elemental mapping (Figure 3) confirms that Fe is distributed throughout the particle cross-section, consistent with bulk encapsulation rather than surface-only attachment. Optical micrographs at 40×–200× (Figure S3) corroborate the regular spherical morphology and dispersed nanocluster distribution.</w:t>
      </w:r>
    </w:p>
    <w:p w14:paraId="1ADA42AE" w14:textId="77777777" w:rsidR="00D11294" w:rsidRPr="0052389E" w:rsidRDefault="00F73D0F" w:rsidP="00F73D0F">
      <w:pPr>
        <w:spacing w:before="120"/>
        <w:jc w:val="center"/>
        <w:rPr>
          <w:rFonts w:cs="Times New Roman"/>
        </w:rPr>
      </w:pPr>
      <w:r w:rsidRPr="0052389E">
        <w:rPr>
          <w:rFonts w:cs="Times New Roman"/>
          <w:noProof/>
          <w:lang w:eastAsia="zh-CN"/>
        </w:rPr>
        <w:lastRenderedPageBreak/>
        <w:drawing>
          <wp:inline distT="0" distB="0" distL="0" distR="0" wp14:anchorId="489AAC6A" wp14:editId="2035ED58">
            <wp:extent cx="4863293" cy="3302434"/>
            <wp:effectExtent l="0" t="0" r="0" b="0"/>
            <wp:docPr id="5052954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79674" cy="3313557"/>
                    </a:xfrm>
                    <a:prstGeom prst="rect">
                      <a:avLst/>
                    </a:prstGeom>
                    <a:noFill/>
                  </pic:spPr>
                </pic:pic>
              </a:graphicData>
            </a:graphic>
          </wp:inline>
        </w:drawing>
      </w:r>
    </w:p>
    <w:p w14:paraId="423CD1B2" w14:textId="77777777" w:rsidR="00D11294" w:rsidRPr="0052389E" w:rsidRDefault="00D11294">
      <w:pPr>
        <w:jc w:val="center"/>
        <w:rPr>
          <w:rFonts w:cs="Times New Roman"/>
        </w:rPr>
      </w:pPr>
    </w:p>
    <w:p w14:paraId="32457441" w14:textId="77777777" w:rsidR="00D11294" w:rsidRPr="0052389E" w:rsidRDefault="00CD288E" w:rsidP="00F73D0F">
      <w:pPr>
        <w:spacing w:after="200"/>
        <w:jc w:val="center"/>
        <w:rPr>
          <w:rFonts w:cs="Times New Roman"/>
          <w:b/>
          <w:bCs/>
        </w:rPr>
      </w:pPr>
      <w:r w:rsidRPr="0052389E">
        <w:rPr>
          <w:rFonts w:cs="Times New Roman"/>
          <w:b/>
          <w:bCs/>
          <w:sz w:val="18"/>
        </w:rPr>
        <w:t>Figure 3. SEM and EDS characterization of ESP-T. (a,d) Overview. (b,e) Single microsphere. (c,f) Surface detail. (g) Cross-section. (h) Fe map. (i) Si map.</w:t>
      </w:r>
    </w:p>
    <w:p w14:paraId="2D89AC3E" w14:textId="77777777" w:rsidR="00195952" w:rsidRPr="0052389E" w:rsidRDefault="00CD288E" w:rsidP="00ED0515">
      <w:pPr>
        <w:jc w:val="both"/>
        <w:rPr>
          <w:rFonts w:cs="Times New Roman"/>
        </w:rPr>
      </w:pPr>
      <w:r w:rsidRPr="0052389E">
        <w:rPr>
          <w:rFonts w:cs="Times New Roman"/>
        </w:rPr>
        <w:t>TGA/DSC analysis (Figure 4) identifies the primary epoxy decomposition at 374.0 °C (DTG peak), with only 10.5% mass loss below 350 °C attributable to adsorbed moisture and residual solvent. This thermal stability far exceeds typical downhole temperatures (80–200 °C). Stearic acid modification increases the WCA from 72.3° (pure epoxy, weakly hydrophilic) to 104.6° (ESP-T, hydrophobic; Figure 4), driven by outward orientation of stearic acid alkyl chains coordinated to nano-Fe₃O₄@SA surface hydroxyls. This oleophilic character is essential for selective oil-phase tracer release in two-phase production environments.</w:t>
      </w:r>
    </w:p>
    <w:p w14:paraId="15A19D12" w14:textId="69AF3FDA" w:rsidR="00D11294" w:rsidRPr="0052389E" w:rsidRDefault="00563B68" w:rsidP="00563B68">
      <w:pPr>
        <w:spacing w:before="120"/>
        <w:jc w:val="center"/>
        <w:rPr>
          <w:rFonts w:cs="Times New Roman"/>
        </w:rPr>
      </w:pPr>
      <w:r>
        <w:rPr>
          <w:noProof/>
          <w:lang w:eastAsia="zh-CN"/>
        </w:rPr>
        <w:drawing>
          <wp:inline distT="0" distB="0" distL="0" distR="0" wp14:anchorId="1F43A3C1" wp14:editId="1F75F459">
            <wp:extent cx="4603850" cy="2124000"/>
            <wp:effectExtent l="0" t="0" r="6350" b="0"/>
            <wp:docPr id="6106128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03850" cy="2124000"/>
                    </a:xfrm>
                    <a:prstGeom prst="rect">
                      <a:avLst/>
                    </a:prstGeom>
                    <a:noFill/>
                    <a:ln>
                      <a:noFill/>
                    </a:ln>
                  </pic:spPr>
                </pic:pic>
              </a:graphicData>
            </a:graphic>
          </wp:inline>
        </w:drawing>
      </w:r>
    </w:p>
    <w:p w14:paraId="74136725" w14:textId="77777777" w:rsidR="00D11294" w:rsidRPr="0052389E" w:rsidRDefault="00CD288E" w:rsidP="00E144EA">
      <w:pPr>
        <w:spacing w:after="200"/>
        <w:jc w:val="center"/>
        <w:rPr>
          <w:rFonts w:cs="Times New Roman"/>
          <w:b/>
          <w:bCs/>
        </w:rPr>
      </w:pPr>
      <w:r w:rsidRPr="0052389E">
        <w:rPr>
          <w:rFonts w:cs="Times New Roman"/>
          <w:b/>
          <w:bCs/>
          <w:sz w:val="18"/>
        </w:rPr>
        <w:lastRenderedPageBreak/>
        <w:t>Figure 4. TGA/DTG and DSC curves of ESP-T (N₂, 20 K/min). (a) Weight loss and derivative thermogravimetry. (b) Heat flow.</w:t>
      </w:r>
    </w:p>
    <w:p w14:paraId="2768EBB5" w14:textId="77777777" w:rsidR="00D11294" w:rsidRPr="0052389E" w:rsidRDefault="00E144EA" w:rsidP="00E144EA">
      <w:pPr>
        <w:spacing w:before="120"/>
        <w:jc w:val="center"/>
        <w:rPr>
          <w:rFonts w:eastAsia="宋体" w:cs="Times New Roman"/>
          <w:lang w:eastAsia="zh-CN"/>
        </w:rPr>
      </w:pPr>
      <w:r w:rsidRPr="0052389E">
        <w:rPr>
          <w:rFonts w:eastAsia="宋体" w:cs="Times New Roman"/>
          <w:noProof/>
          <w:lang w:eastAsia="zh-CN"/>
        </w:rPr>
        <w:drawing>
          <wp:inline distT="0" distB="0" distL="0" distR="0" wp14:anchorId="2909C2C5" wp14:editId="2F9C8573">
            <wp:extent cx="4603115" cy="1798320"/>
            <wp:effectExtent l="0" t="0" r="6985" b="0"/>
            <wp:docPr id="15846161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03115" cy="1798320"/>
                    </a:xfrm>
                    <a:prstGeom prst="rect">
                      <a:avLst/>
                    </a:prstGeom>
                    <a:noFill/>
                  </pic:spPr>
                </pic:pic>
              </a:graphicData>
            </a:graphic>
          </wp:inline>
        </w:drawing>
      </w:r>
    </w:p>
    <w:p w14:paraId="7F273C91" w14:textId="77777777" w:rsidR="00D11294" w:rsidRPr="0052389E" w:rsidRDefault="00CD288E" w:rsidP="00E144EA">
      <w:pPr>
        <w:spacing w:after="200"/>
        <w:jc w:val="center"/>
        <w:rPr>
          <w:rFonts w:eastAsia="宋体" w:cs="Times New Roman"/>
          <w:b/>
          <w:bCs/>
          <w:lang w:eastAsia="zh-CN"/>
        </w:rPr>
      </w:pPr>
      <w:r w:rsidRPr="0052389E">
        <w:rPr>
          <w:rFonts w:cs="Times New Roman"/>
          <w:b/>
          <w:bCs/>
          <w:sz w:val="18"/>
        </w:rPr>
        <w:t>Figure 5. Water contact angle of (a) pure epoxy (72.3deg) and (b) ESP-T (104.6deg).</w:t>
      </w:r>
    </w:p>
    <w:p w14:paraId="1F4B8143" w14:textId="77777777" w:rsidR="00195952" w:rsidRPr="0052389E" w:rsidRDefault="00CD288E" w:rsidP="00ED0515">
      <w:pPr>
        <w:jc w:val="both"/>
        <w:rPr>
          <w:rFonts w:cs="Times New Roman"/>
        </w:rPr>
      </w:pPr>
      <w:r w:rsidRPr="0052389E">
        <w:rPr>
          <w:rFonts w:cs="Times New Roman"/>
        </w:rPr>
        <w:t>ESP-T exhibits a bulk density of 0.646 g/cm³ (&lt;1.0 g/cm³, enabling self-suspension in water-based fracturing fluids), sphericity and roundness &gt;0.9 (Krumbien-Sloss chart), acid solubility of 3.3% (well below the 5% threshold per SY/T 5107–2016), and a crush rate of 2.9% at 52 MPa (comparable to pure epoxy microspheres at 2.6%). The slight crush-rate increase is attributable to hollow glass microspheres rather than matrix degradation. Complete physical property data are provided in Table S4. Packed-bed filtration tests (Figure 6) demonstrate the functional consequence of the oleophilic surface: ESP-T reduces oil passage time by 66% relative to pure epoxy (5 min 11 s vs. 15 min 11 s) while increasing water passage time nearly tenfold (28 min 41 s vs. 2 min 53 s). This water-resistant, oil-permeable characteristic means the proppant pack inherently favors oil flow while restricting water, providing passive water-cut mitigation.</w:t>
      </w:r>
    </w:p>
    <w:p w14:paraId="2EAAA11C" w14:textId="77777777" w:rsidR="00D11294" w:rsidRPr="0052389E" w:rsidRDefault="00E144EA" w:rsidP="00E144EA">
      <w:pPr>
        <w:spacing w:before="120"/>
        <w:jc w:val="center"/>
        <w:rPr>
          <w:rFonts w:cs="Times New Roman"/>
        </w:rPr>
      </w:pPr>
      <w:r w:rsidRPr="0052389E">
        <w:rPr>
          <w:rFonts w:cs="Times New Roman"/>
          <w:noProof/>
          <w:lang w:eastAsia="zh-CN"/>
        </w:rPr>
        <w:drawing>
          <wp:inline distT="0" distB="0" distL="0" distR="0" wp14:anchorId="329545E5" wp14:editId="7BA41686">
            <wp:extent cx="4589076" cy="1498431"/>
            <wp:effectExtent l="0" t="0" r="2540" b="6985"/>
            <wp:docPr id="51642506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91701" cy="1499288"/>
                    </a:xfrm>
                    <a:prstGeom prst="rect">
                      <a:avLst/>
                    </a:prstGeom>
                    <a:noFill/>
                  </pic:spPr>
                </pic:pic>
              </a:graphicData>
            </a:graphic>
          </wp:inline>
        </w:drawing>
      </w:r>
    </w:p>
    <w:p w14:paraId="62F38ABC" w14:textId="77777777" w:rsidR="00E144EA" w:rsidRPr="0052389E" w:rsidRDefault="00CD288E" w:rsidP="00E144EA">
      <w:pPr>
        <w:spacing w:after="200"/>
        <w:jc w:val="center"/>
        <w:rPr>
          <w:rFonts w:cs="Times New Roman"/>
          <w:b/>
          <w:bCs/>
          <w:sz w:val="18"/>
        </w:rPr>
      </w:pPr>
      <w:r w:rsidRPr="0052389E">
        <w:rPr>
          <w:rFonts w:cs="Times New Roman"/>
          <w:b/>
          <w:bCs/>
          <w:sz w:val="18"/>
        </w:rPr>
        <w:t xml:space="preserve">Figure 6. </w:t>
      </w:r>
      <w:r w:rsidR="00E144EA" w:rsidRPr="0052389E">
        <w:rPr>
          <w:rFonts w:cs="Times New Roman"/>
          <w:b/>
          <w:bCs/>
          <w:sz w:val="18"/>
        </w:rPr>
        <w:t>Oil-water permeability test of epoxy resin microspheres and ESP-T</w:t>
      </w:r>
    </w:p>
    <w:p w14:paraId="341E26CA" w14:textId="77777777" w:rsidR="00D11294" w:rsidRPr="0052389E" w:rsidRDefault="00E144EA" w:rsidP="00E144EA">
      <w:pPr>
        <w:spacing w:after="200"/>
        <w:jc w:val="center"/>
        <w:rPr>
          <w:rFonts w:eastAsia="宋体" w:cs="Times New Roman"/>
          <w:b/>
          <w:bCs/>
          <w:lang w:eastAsia="zh-CN"/>
        </w:rPr>
      </w:pPr>
      <w:r w:rsidRPr="0052389E">
        <w:rPr>
          <w:rFonts w:cs="Times New Roman"/>
          <w:b/>
          <w:bCs/>
          <w:sz w:val="18"/>
        </w:rPr>
        <w:lastRenderedPageBreak/>
        <w:t>(a)(b) before and after water passing through epoxy resin microspheres, (c)(d) before and after oil passing through epoxy resin microspheres, (e)(f) before and after water passing through ESP-T, (g)(h) before and after oil passing through ESP-T.</w:t>
      </w:r>
    </w:p>
    <w:p w14:paraId="03C2DAB8" w14:textId="77777777" w:rsidR="00195952" w:rsidRPr="0052389E" w:rsidRDefault="00CD288E" w:rsidP="00ED0515">
      <w:pPr>
        <w:pStyle w:val="21"/>
        <w:rPr>
          <w:rFonts w:ascii="Times New Roman" w:hAnsi="Times New Roman" w:cs="Times New Roman"/>
        </w:rPr>
      </w:pPr>
      <w:r w:rsidRPr="0052389E">
        <w:rPr>
          <w:rFonts w:ascii="Times New Roman" w:hAnsi="Times New Roman" w:cs="Times New Roman"/>
          <w:color w:val="000000"/>
        </w:rPr>
        <w:t>3.2 Temperature-Dependent Tracer Release Kinetics</w:t>
      </w:r>
    </w:p>
    <w:p w14:paraId="654D7552" w14:textId="77777777" w:rsidR="00D11294" w:rsidRPr="0052389E" w:rsidRDefault="00CD288E" w:rsidP="00E144EA">
      <w:pPr>
        <w:jc w:val="both"/>
        <w:rPr>
          <w:rFonts w:eastAsia="宋体" w:cs="Times New Roman"/>
          <w:lang w:eastAsia="zh-CN"/>
        </w:rPr>
      </w:pPr>
      <w:r>
        <w:t>Tracer release from ESP-T in dodecane was measured at 30, 60, 90, and 120 °C (Figure 7a). Release accelerates with temperature throughout the 14-day measurement period; the rate is highest during the first 24 h and decays gradually thereafter (Figure 7c). The K-P model was fitted within its validated range (Mt/M∞ &lt; 0.6; Figure 7b, Table 1). The rate constant K increases systematically from 0.0277 (30 °C) to 0.0982 (120 °C), and all n values fall within 0.45–0.85 (R² &gt; 0.94 at every temperature), corresponding to anomalous (non-Fickian) transport co-governed by Fickian diffusion and Case-II polymer relaxation. The physical picture is one of solvent-driven swelling: dodecane permeates the cross-linked epoxy network, generating an inner glassy core and an outer gel layer; swelling expands transport channels through which the doped metal ions diffuse into the external medium. These kinetic parameters characterize the release mechanism independently of any flow configuration. In Section 3.3, the non-Fickian transport regime identified here will be corroborated by the Peclet number independently obtained from breakthrough curve analysis.</w:t>
      </w:r>
    </w:p>
    <w:p w14:paraId="679AB8A2" w14:textId="3BE3FC91" w:rsidR="00D11294" w:rsidRPr="0052389E" w:rsidRDefault="00563B68">
      <w:pPr>
        <w:jc w:val="center"/>
        <w:rPr>
          <w:rFonts w:cs="Times New Roman"/>
        </w:rPr>
      </w:pPr>
      <w:r>
        <w:rPr>
          <w:noProof/>
          <w:lang w:eastAsia="zh-CN"/>
        </w:rPr>
        <w:drawing>
          <wp:inline distT="0" distB="0" distL="0" distR="0" wp14:anchorId="70EC34A3" wp14:editId="0C8BBE20">
            <wp:extent cx="5274310" cy="2105025"/>
            <wp:effectExtent l="0" t="0" r="2540" b="9525"/>
            <wp:docPr id="11990517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2105025"/>
                    </a:xfrm>
                    <a:prstGeom prst="rect">
                      <a:avLst/>
                    </a:prstGeom>
                    <a:noFill/>
                    <a:ln>
                      <a:noFill/>
                    </a:ln>
                  </pic:spPr>
                </pic:pic>
              </a:graphicData>
            </a:graphic>
          </wp:inline>
        </w:drawing>
      </w:r>
    </w:p>
    <w:p w14:paraId="35AA03A2" w14:textId="77777777" w:rsidR="00D11294" w:rsidRPr="0052389E" w:rsidRDefault="00CD288E" w:rsidP="00E144EA">
      <w:pPr>
        <w:spacing w:after="200"/>
        <w:jc w:val="center"/>
        <w:rPr>
          <w:rFonts w:eastAsia="宋体" w:cs="Times New Roman"/>
          <w:b/>
          <w:bCs/>
          <w:lang w:eastAsia="zh-CN"/>
        </w:rPr>
      </w:pPr>
      <w:r w:rsidRPr="0052389E">
        <w:rPr>
          <w:rFonts w:cs="Times New Roman"/>
          <w:b/>
          <w:bCs/>
          <w:sz w:val="18"/>
        </w:rPr>
        <w:t>Figure 7. Temperature-dependent tracer release kinetics. (a) Normalized concentration with K-P model fits (dashed). (b) Log-log K-P fits, Mt/M∞ &lt; 0.6. (c) Instantaneous release rate.</w:t>
      </w:r>
    </w:p>
    <w:p w14:paraId="565A1D17" w14:textId="77777777" w:rsidR="00195952" w:rsidRPr="0052389E" w:rsidRDefault="00CD288E" w:rsidP="00E144EA">
      <w:pPr>
        <w:spacing w:before="80" w:after="40"/>
        <w:jc w:val="center"/>
        <w:rPr>
          <w:rFonts w:cs="Times New Roman"/>
        </w:rPr>
      </w:pPr>
      <w:r w:rsidRPr="0052389E">
        <w:rPr>
          <w:rFonts w:cs="Times New Roman"/>
          <w:b/>
          <w:sz w:val="18"/>
        </w:rPr>
        <w:t xml:space="preserve">Table </w:t>
      </w:r>
      <w:r w:rsidR="00E144EA" w:rsidRPr="0052389E">
        <w:rPr>
          <w:rFonts w:eastAsia="宋体" w:cs="Times New Roman"/>
          <w:b/>
          <w:sz w:val="18"/>
          <w:lang w:eastAsia="zh-CN"/>
        </w:rPr>
        <w:t>1</w:t>
      </w:r>
      <w:r w:rsidRPr="0052389E">
        <w:rPr>
          <w:rFonts w:cs="Times New Roman"/>
          <w:b/>
          <w:sz w:val="18"/>
        </w:rPr>
        <w:t>. Korsmeyer-Peppas model fitting parameters at four temperatures (Mt/M∞ &lt; 0.6).</w:t>
      </w:r>
    </w:p>
    <w:tbl>
      <w:tblPr>
        <w:tblStyle w:val="2a"/>
        <w:tblW w:w="7426" w:type="dxa"/>
        <w:jc w:val="center"/>
        <w:tblLook w:val="0420" w:firstRow="1" w:lastRow="0" w:firstColumn="0" w:lastColumn="0" w:noHBand="0" w:noVBand="1"/>
      </w:tblPr>
      <w:tblGrid>
        <w:gridCol w:w="1363"/>
        <w:gridCol w:w="622"/>
        <w:gridCol w:w="893"/>
        <w:gridCol w:w="1516"/>
        <w:gridCol w:w="1516"/>
        <w:gridCol w:w="1516"/>
      </w:tblGrid>
      <w:tr w:rsidR="00FD4EDC" w:rsidRPr="0052389E" w14:paraId="51CBDA26" w14:textId="77777777" w:rsidTr="00296D73">
        <w:trPr>
          <w:cnfStyle w:val="100000000000" w:firstRow="1" w:lastRow="0" w:firstColumn="0" w:lastColumn="0" w:oddVBand="0" w:evenVBand="0" w:oddHBand="0" w:evenHBand="0" w:firstRowFirstColumn="0" w:firstRowLastColumn="0" w:lastRowFirstColumn="0" w:lastRowLastColumn="0"/>
          <w:trHeight w:val="454"/>
          <w:jc w:val="center"/>
        </w:trPr>
        <w:tc>
          <w:tcPr>
            <w:tcW w:w="1985" w:type="dxa"/>
            <w:gridSpan w:val="2"/>
            <w:tcBorders>
              <w:top w:val="single" w:sz="12" w:space="0" w:color="000000" w:themeColor="text1"/>
              <w:bottom w:val="single" w:sz="6" w:space="0" w:color="000000" w:themeColor="text1"/>
            </w:tcBorders>
            <w:vAlign w:val="center"/>
          </w:tcPr>
          <w:p w14:paraId="5790E3AD" w14:textId="77777777" w:rsidR="00FD4EDC" w:rsidRPr="0052389E" w:rsidRDefault="00FD4EDC" w:rsidP="00296D73">
            <w:pPr>
              <w:ind w:firstLine="422"/>
              <w:jc w:val="center"/>
              <w:rPr>
                <w:rFonts w:eastAsia="宋体" w:cs="Times New Roman"/>
                <w:szCs w:val="21"/>
              </w:rPr>
            </w:pPr>
            <w:r w:rsidRPr="0052389E">
              <w:rPr>
                <w:rFonts w:eastAsia="宋体" w:cs="Times New Roman"/>
                <w:szCs w:val="21"/>
              </w:rPr>
              <w:t>K-P model</w:t>
            </w:r>
          </w:p>
        </w:tc>
        <w:tc>
          <w:tcPr>
            <w:tcW w:w="5441" w:type="dxa"/>
            <w:gridSpan w:val="4"/>
            <w:tcBorders>
              <w:top w:val="single" w:sz="12" w:space="0" w:color="000000" w:themeColor="text1"/>
              <w:bottom w:val="single" w:sz="6" w:space="0" w:color="000000" w:themeColor="text1"/>
            </w:tcBorders>
            <w:vAlign w:val="center"/>
          </w:tcPr>
          <w:p w14:paraId="6C7B507E" w14:textId="77777777" w:rsidR="00FD4EDC" w:rsidRPr="0052389E" w:rsidRDefault="00FD4EDC" w:rsidP="00296D73">
            <w:pPr>
              <w:ind w:firstLine="422"/>
              <w:jc w:val="center"/>
              <w:rPr>
                <w:rFonts w:eastAsia="宋体" w:cs="Times New Roman"/>
                <w:szCs w:val="21"/>
              </w:rPr>
            </w:pPr>
            <w:r w:rsidRPr="0052389E">
              <w:rPr>
                <w:rFonts w:eastAsia="宋体" w:cs="Times New Roman"/>
                <w:szCs w:val="21"/>
              </w:rPr>
              <w:t>C/C</w:t>
            </w:r>
            <w:r w:rsidRPr="0052389E">
              <w:rPr>
                <w:rFonts w:eastAsia="宋体" w:cs="Times New Roman"/>
                <w:szCs w:val="21"/>
                <w:vertAlign w:val="subscript"/>
              </w:rPr>
              <w:t>0</w:t>
            </w:r>
            <w:r w:rsidRPr="0052389E">
              <w:rPr>
                <w:rFonts w:eastAsia="宋体" w:cs="Times New Roman"/>
                <w:szCs w:val="21"/>
              </w:rPr>
              <w:t xml:space="preserve"> =Kt</w:t>
            </w:r>
            <w:r w:rsidRPr="0052389E">
              <w:rPr>
                <w:rFonts w:eastAsia="宋体" w:cs="Times New Roman"/>
                <w:szCs w:val="21"/>
                <w:vertAlign w:val="superscript"/>
              </w:rPr>
              <w:t>n</w:t>
            </w:r>
          </w:p>
        </w:tc>
      </w:tr>
      <w:tr w:rsidR="00FD4EDC" w:rsidRPr="0052389E" w14:paraId="42BD0EE5" w14:textId="77777777" w:rsidTr="00296D73">
        <w:trPr>
          <w:cnfStyle w:val="000000100000" w:firstRow="0" w:lastRow="0" w:firstColumn="0" w:lastColumn="0" w:oddVBand="0" w:evenVBand="0" w:oddHBand="1" w:evenHBand="0" w:firstRowFirstColumn="0" w:firstRowLastColumn="0" w:lastRowFirstColumn="0" w:lastRowLastColumn="0"/>
          <w:trHeight w:val="454"/>
          <w:jc w:val="center"/>
        </w:trPr>
        <w:tc>
          <w:tcPr>
            <w:tcW w:w="1985" w:type="dxa"/>
            <w:gridSpan w:val="2"/>
            <w:tcBorders>
              <w:top w:val="single" w:sz="6" w:space="0" w:color="000000" w:themeColor="text1"/>
              <w:bottom w:val="nil"/>
            </w:tcBorders>
            <w:vAlign w:val="center"/>
          </w:tcPr>
          <w:p w14:paraId="147CBEB2" w14:textId="77777777" w:rsidR="00FD4EDC" w:rsidRPr="0052389E" w:rsidRDefault="00FD4EDC" w:rsidP="00296D73">
            <w:pPr>
              <w:ind w:firstLine="420"/>
              <w:jc w:val="center"/>
              <w:rPr>
                <w:rFonts w:eastAsia="宋体" w:cs="Times New Roman"/>
                <w:szCs w:val="21"/>
              </w:rPr>
            </w:pPr>
            <w:r w:rsidRPr="0052389E">
              <w:rPr>
                <w:rFonts w:eastAsia="宋体" w:cs="Times New Roman"/>
                <w:szCs w:val="21"/>
              </w:rPr>
              <w:t>Fit parameters</w:t>
            </w:r>
          </w:p>
        </w:tc>
        <w:tc>
          <w:tcPr>
            <w:tcW w:w="5441" w:type="dxa"/>
            <w:gridSpan w:val="4"/>
            <w:tcBorders>
              <w:top w:val="single" w:sz="6" w:space="0" w:color="000000" w:themeColor="text1"/>
              <w:bottom w:val="single" w:sz="6" w:space="0" w:color="000000" w:themeColor="text1"/>
            </w:tcBorders>
            <w:vAlign w:val="center"/>
          </w:tcPr>
          <w:p w14:paraId="10AC72CE" w14:textId="77777777" w:rsidR="00FD4EDC" w:rsidRPr="0052389E" w:rsidRDefault="00FD4EDC" w:rsidP="00296D73">
            <w:pPr>
              <w:ind w:firstLine="420"/>
              <w:jc w:val="center"/>
              <w:rPr>
                <w:rFonts w:eastAsia="宋体" w:cs="Times New Roman"/>
                <w:szCs w:val="21"/>
              </w:rPr>
            </w:pPr>
            <w:r w:rsidRPr="0052389E">
              <w:rPr>
                <w:rFonts w:eastAsia="宋体" w:cs="Times New Roman"/>
                <w:szCs w:val="21"/>
              </w:rPr>
              <w:t>release temperature</w:t>
            </w:r>
          </w:p>
        </w:tc>
      </w:tr>
      <w:tr w:rsidR="00FD4EDC" w:rsidRPr="0052389E" w14:paraId="4EF2D25D" w14:textId="77777777" w:rsidTr="00296D73">
        <w:trPr>
          <w:trHeight w:val="454"/>
          <w:jc w:val="center"/>
        </w:trPr>
        <w:tc>
          <w:tcPr>
            <w:tcW w:w="1363" w:type="dxa"/>
            <w:tcBorders>
              <w:top w:val="nil"/>
              <w:bottom w:val="nil"/>
            </w:tcBorders>
            <w:vAlign w:val="center"/>
            <w:hideMark/>
          </w:tcPr>
          <w:p w14:paraId="69F13AA9" w14:textId="77777777" w:rsidR="00FD4EDC" w:rsidRPr="0052389E" w:rsidRDefault="00FD4EDC" w:rsidP="00296D73">
            <w:pPr>
              <w:ind w:firstLine="420"/>
              <w:jc w:val="center"/>
              <w:rPr>
                <w:rFonts w:eastAsia="宋体" w:cs="Times New Roman"/>
                <w:szCs w:val="21"/>
              </w:rPr>
            </w:pPr>
          </w:p>
        </w:tc>
        <w:tc>
          <w:tcPr>
            <w:tcW w:w="1515" w:type="dxa"/>
            <w:gridSpan w:val="2"/>
            <w:tcBorders>
              <w:top w:val="nil"/>
              <w:bottom w:val="nil"/>
            </w:tcBorders>
            <w:vAlign w:val="center"/>
            <w:hideMark/>
          </w:tcPr>
          <w:p w14:paraId="66644C92" w14:textId="77777777" w:rsidR="00FD4EDC" w:rsidRPr="0052389E" w:rsidRDefault="00FD4EDC" w:rsidP="00296D73">
            <w:pPr>
              <w:ind w:firstLine="420"/>
              <w:jc w:val="center"/>
              <w:rPr>
                <w:rFonts w:eastAsia="宋体" w:cs="Times New Roman"/>
                <w:szCs w:val="21"/>
              </w:rPr>
            </w:pPr>
            <w:r w:rsidRPr="0052389E">
              <w:rPr>
                <w:rFonts w:eastAsia="宋体" w:cs="Times New Roman"/>
                <w:szCs w:val="21"/>
              </w:rPr>
              <w:t>30°C</w:t>
            </w:r>
          </w:p>
        </w:tc>
        <w:tc>
          <w:tcPr>
            <w:tcW w:w="1516" w:type="dxa"/>
            <w:tcBorders>
              <w:top w:val="nil"/>
              <w:bottom w:val="nil"/>
            </w:tcBorders>
            <w:vAlign w:val="center"/>
            <w:hideMark/>
          </w:tcPr>
          <w:p w14:paraId="30DA5B73" w14:textId="77777777" w:rsidR="00FD4EDC" w:rsidRPr="0052389E" w:rsidRDefault="00FD4EDC" w:rsidP="00296D73">
            <w:pPr>
              <w:ind w:firstLine="420"/>
              <w:jc w:val="center"/>
              <w:rPr>
                <w:rFonts w:eastAsia="宋体" w:cs="Times New Roman"/>
                <w:szCs w:val="21"/>
              </w:rPr>
            </w:pPr>
            <w:r w:rsidRPr="0052389E">
              <w:rPr>
                <w:rFonts w:eastAsia="宋体" w:cs="Times New Roman"/>
                <w:szCs w:val="21"/>
              </w:rPr>
              <w:t>60°C</w:t>
            </w:r>
          </w:p>
        </w:tc>
        <w:tc>
          <w:tcPr>
            <w:tcW w:w="1516" w:type="dxa"/>
            <w:tcBorders>
              <w:top w:val="nil"/>
              <w:bottom w:val="nil"/>
            </w:tcBorders>
            <w:vAlign w:val="center"/>
            <w:hideMark/>
          </w:tcPr>
          <w:p w14:paraId="43F31F85" w14:textId="77777777" w:rsidR="00FD4EDC" w:rsidRPr="0052389E" w:rsidRDefault="00FD4EDC" w:rsidP="00296D73">
            <w:pPr>
              <w:ind w:firstLine="420"/>
              <w:jc w:val="center"/>
              <w:rPr>
                <w:rFonts w:eastAsia="宋体" w:cs="Times New Roman"/>
                <w:szCs w:val="21"/>
              </w:rPr>
            </w:pPr>
            <w:r w:rsidRPr="0052389E">
              <w:rPr>
                <w:rFonts w:eastAsia="宋体" w:cs="Times New Roman"/>
                <w:szCs w:val="21"/>
              </w:rPr>
              <w:t>90°C</w:t>
            </w:r>
          </w:p>
        </w:tc>
        <w:tc>
          <w:tcPr>
            <w:tcW w:w="1516" w:type="dxa"/>
            <w:tcBorders>
              <w:top w:val="nil"/>
              <w:bottom w:val="nil"/>
            </w:tcBorders>
            <w:vAlign w:val="center"/>
            <w:hideMark/>
          </w:tcPr>
          <w:p w14:paraId="610D1BDD" w14:textId="77777777" w:rsidR="00FD4EDC" w:rsidRPr="0052389E" w:rsidRDefault="00FD4EDC" w:rsidP="00296D73">
            <w:pPr>
              <w:ind w:firstLine="420"/>
              <w:jc w:val="center"/>
              <w:rPr>
                <w:rFonts w:eastAsia="宋体" w:cs="Times New Roman"/>
                <w:szCs w:val="21"/>
              </w:rPr>
            </w:pPr>
            <w:r w:rsidRPr="0052389E">
              <w:rPr>
                <w:rFonts w:eastAsia="宋体" w:cs="Times New Roman"/>
                <w:szCs w:val="21"/>
              </w:rPr>
              <w:t>120°C</w:t>
            </w:r>
          </w:p>
        </w:tc>
      </w:tr>
      <w:tr w:rsidR="00FD4EDC" w:rsidRPr="0052389E" w14:paraId="351B118A" w14:textId="77777777" w:rsidTr="00296D73">
        <w:trPr>
          <w:cnfStyle w:val="000000100000" w:firstRow="0" w:lastRow="0" w:firstColumn="0" w:lastColumn="0" w:oddVBand="0" w:evenVBand="0" w:oddHBand="1" w:evenHBand="0" w:firstRowFirstColumn="0" w:firstRowLastColumn="0" w:lastRowFirstColumn="0" w:lastRowLastColumn="0"/>
          <w:trHeight w:val="454"/>
          <w:jc w:val="center"/>
        </w:trPr>
        <w:tc>
          <w:tcPr>
            <w:tcW w:w="1363" w:type="dxa"/>
            <w:tcBorders>
              <w:top w:val="nil"/>
              <w:bottom w:val="nil"/>
            </w:tcBorders>
            <w:vAlign w:val="center"/>
            <w:hideMark/>
          </w:tcPr>
          <w:p w14:paraId="547D14E6" w14:textId="77777777" w:rsidR="00FD4EDC" w:rsidRPr="0052389E" w:rsidRDefault="00FD4EDC" w:rsidP="00296D73">
            <w:pPr>
              <w:ind w:firstLine="420"/>
              <w:jc w:val="center"/>
              <w:rPr>
                <w:rFonts w:eastAsia="宋体" w:cs="Times New Roman"/>
                <w:szCs w:val="21"/>
              </w:rPr>
            </w:pPr>
            <w:r w:rsidRPr="0052389E">
              <w:rPr>
                <w:rFonts w:eastAsia="宋体" w:cs="Times New Roman"/>
                <w:szCs w:val="21"/>
              </w:rPr>
              <w:t>R²</w:t>
            </w:r>
          </w:p>
        </w:tc>
        <w:tc>
          <w:tcPr>
            <w:tcW w:w="1515" w:type="dxa"/>
            <w:gridSpan w:val="2"/>
            <w:tcBorders>
              <w:top w:val="nil"/>
              <w:bottom w:val="nil"/>
            </w:tcBorders>
            <w:vAlign w:val="center"/>
            <w:hideMark/>
          </w:tcPr>
          <w:p w14:paraId="5D979099" w14:textId="77777777" w:rsidR="00FD4EDC" w:rsidRPr="0052389E" w:rsidRDefault="00FD4EDC" w:rsidP="00296D73">
            <w:pPr>
              <w:ind w:firstLine="420"/>
              <w:jc w:val="center"/>
              <w:rPr>
                <w:rFonts w:eastAsia="宋体" w:cs="Times New Roman"/>
                <w:szCs w:val="21"/>
              </w:rPr>
            </w:pPr>
            <w:r w:rsidRPr="0052389E">
              <w:rPr>
                <w:rFonts w:eastAsia="宋体" w:cs="Times New Roman"/>
                <w:szCs w:val="21"/>
              </w:rPr>
              <w:t>0.95489</w:t>
            </w:r>
          </w:p>
        </w:tc>
        <w:tc>
          <w:tcPr>
            <w:tcW w:w="1516" w:type="dxa"/>
            <w:tcBorders>
              <w:top w:val="nil"/>
              <w:bottom w:val="nil"/>
            </w:tcBorders>
            <w:vAlign w:val="center"/>
            <w:hideMark/>
          </w:tcPr>
          <w:p w14:paraId="1A931DA5" w14:textId="77777777" w:rsidR="00FD4EDC" w:rsidRPr="0052389E" w:rsidRDefault="00FD4EDC" w:rsidP="00296D73">
            <w:pPr>
              <w:ind w:firstLine="420"/>
              <w:jc w:val="center"/>
              <w:rPr>
                <w:rFonts w:eastAsia="宋体" w:cs="Times New Roman"/>
                <w:szCs w:val="21"/>
              </w:rPr>
            </w:pPr>
            <w:r w:rsidRPr="0052389E">
              <w:rPr>
                <w:rFonts w:eastAsia="宋体" w:cs="Times New Roman"/>
                <w:szCs w:val="21"/>
              </w:rPr>
              <w:t>0.9649</w:t>
            </w:r>
          </w:p>
        </w:tc>
        <w:tc>
          <w:tcPr>
            <w:tcW w:w="1516" w:type="dxa"/>
            <w:tcBorders>
              <w:top w:val="nil"/>
              <w:bottom w:val="nil"/>
            </w:tcBorders>
            <w:vAlign w:val="center"/>
            <w:hideMark/>
          </w:tcPr>
          <w:p w14:paraId="18E4F12D" w14:textId="77777777" w:rsidR="00FD4EDC" w:rsidRPr="0052389E" w:rsidRDefault="00FD4EDC" w:rsidP="00296D73">
            <w:pPr>
              <w:ind w:firstLine="420"/>
              <w:jc w:val="center"/>
              <w:rPr>
                <w:rFonts w:eastAsia="宋体" w:cs="Times New Roman"/>
                <w:szCs w:val="21"/>
              </w:rPr>
            </w:pPr>
            <w:r w:rsidRPr="0052389E">
              <w:rPr>
                <w:rFonts w:eastAsia="宋体" w:cs="Times New Roman"/>
                <w:szCs w:val="21"/>
              </w:rPr>
              <w:t>0.95599</w:t>
            </w:r>
          </w:p>
        </w:tc>
        <w:tc>
          <w:tcPr>
            <w:tcW w:w="1516" w:type="dxa"/>
            <w:tcBorders>
              <w:top w:val="nil"/>
              <w:bottom w:val="nil"/>
            </w:tcBorders>
            <w:vAlign w:val="center"/>
            <w:hideMark/>
          </w:tcPr>
          <w:p w14:paraId="22050199" w14:textId="77777777" w:rsidR="00FD4EDC" w:rsidRPr="0052389E" w:rsidRDefault="00FD4EDC" w:rsidP="00296D73">
            <w:pPr>
              <w:ind w:firstLine="420"/>
              <w:jc w:val="center"/>
              <w:rPr>
                <w:rFonts w:eastAsia="宋体" w:cs="Times New Roman"/>
                <w:szCs w:val="21"/>
              </w:rPr>
            </w:pPr>
            <w:r w:rsidRPr="0052389E">
              <w:rPr>
                <w:rFonts w:eastAsia="宋体" w:cs="Times New Roman"/>
                <w:szCs w:val="21"/>
              </w:rPr>
              <w:t>0.94537</w:t>
            </w:r>
          </w:p>
        </w:tc>
      </w:tr>
      <w:tr w:rsidR="00FD4EDC" w:rsidRPr="0052389E" w14:paraId="3CC02FDF" w14:textId="77777777" w:rsidTr="00296D73">
        <w:trPr>
          <w:trHeight w:val="454"/>
          <w:jc w:val="center"/>
        </w:trPr>
        <w:tc>
          <w:tcPr>
            <w:tcW w:w="1363" w:type="dxa"/>
            <w:tcBorders>
              <w:top w:val="nil"/>
              <w:bottom w:val="nil"/>
            </w:tcBorders>
            <w:vAlign w:val="center"/>
            <w:hideMark/>
          </w:tcPr>
          <w:p w14:paraId="6A7CB57E" w14:textId="77777777" w:rsidR="00FD4EDC" w:rsidRPr="0052389E" w:rsidRDefault="00FD4EDC" w:rsidP="00296D73">
            <w:pPr>
              <w:ind w:firstLine="420"/>
              <w:jc w:val="center"/>
              <w:rPr>
                <w:rFonts w:eastAsia="宋体" w:cs="Times New Roman"/>
                <w:szCs w:val="21"/>
              </w:rPr>
            </w:pPr>
            <w:r w:rsidRPr="0052389E">
              <w:rPr>
                <w:rFonts w:eastAsia="宋体" w:cs="Times New Roman"/>
                <w:szCs w:val="21"/>
              </w:rPr>
              <w:t>K</w:t>
            </w:r>
          </w:p>
        </w:tc>
        <w:tc>
          <w:tcPr>
            <w:tcW w:w="1515" w:type="dxa"/>
            <w:gridSpan w:val="2"/>
            <w:tcBorders>
              <w:top w:val="nil"/>
              <w:bottom w:val="nil"/>
            </w:tcBorders>
            <w:vAlign w:val="center"/>
            <w:hideMark/>
          </w:tcPr>
          <w:p w14:paraId="4D4BA539" w14:textId="77777777" w:rsidR="00FD4EDC" w:rsidRPr="0052389E" w:rsidRDefault="00FD4EDC" w:rsidP="00296D73">
            <w:pPr>
              <w:ind w:firstLine="420"/>
              <w:jc w:val="center"/>
              <w:rPr>
                <w:rFonts w:eastAsia="宋体" w:cs="Times New Roman"/>
                <w:szCs w:val="21"/>
              </w:rPr>
            </w:pPr>
            <w:r w:rsidRPr="0052389E">
              <w:rPr>
                <w:rFonts w:eastAsia="宋体" w:cs="Times New Roman"/>
                <w:szCs w:val="21"/>
              </w:rPr>
              <w:t>0.05538</w:t>
            </w:r>
          </w:p>
        </w:tc>
        <w:tc>
          <w:tcPr>
            <w:tcW w:w="1516" w:type="dxa"/>
            <w:tcBorders>
              <w:top w:val="nil"/>
              <w:bottom w:val="nil"/>
            </w:tcBorders>
            <w:vAlign w:val="center"/>
            <w:hideMark/>
          </w:tcPr>
          <w:p w14:paraId="6A0E5E9C" w14:textId="77777777" w:rsidR="00FD4EDC" w:rsidRPr="0052389E" w:rsidRDefault="00FD4EDC" w:rsidP="00296D73">
            <w:pPr>
              <w:ind w:firstLine="420"/>
              <w:jc w:val="center"/>
              <w:rPr>
                <w:rFonts w:eastAsia="宋体" w:cs="Times New Roman"/>
                <w:szCs w:val="21"/>
              </w:rPr>
            </w:pPr>
            <w:r w:rsidRPr="0052389E">
              <w:rPr>
                <w:rFonts w:eastAsia="宋体" w:cs="Times New Roman"/>
                <w:szCs w:val="21"/>
              </w:rPr>
              <w:t>0.08177</w:t>
            </w:r>
          </w:p>
        </w:tc>
        <w:tc>
          <w:tcPr>
            <w:tcW w:w="1516" w:type="dxa"/>
            <w:tcBorders>
              <w:top w:val="nil"/>
              <w:bottom w:val="nil"/>
            </w:tcBorders>
            <w:vAlign w:val="center"/>
            <w:hideMark/>
          </w:tcPr>
          <w:p w14:paraId="44507DE2" w14:textId="77777777" w:rsidR="00FD4EDC" w:rsidRPr="0052389E" w:rsidRDefault="00FD4EDC" w:rsidP="00296D73">
            <w:pPr>
              <w:ind w:firstLine="420"/>
              <w:jc w:val="center"/>
              <w:rPr>
                <w:rFonts w:eastAsia="宋体" w:cs="Times New Roman"/>
                <w:szCs w:val="21"/>
              </w:rPr>
            </w:pPr>
            <w:r w:rsidRPr="0052389E">
              <w:rPr>
                <w:rFonts w:eastAsia="宋体" w:cs="Times New Roman"/>
                <w:szCs w:val="21"/>
              </w:rPr>
              <w:t>0.11344</w:t>
            </w:r>
          </w:p>
        </w:tc>
        <w:tc>
          <w:tcPr>
            <w:tcW w:w="1516" w:type="dxa"/>
            <w:tcBorders>
              <w:top w:val="nil"/>
              <w:bottom w:val="nil"/>
            </w:tcBorders>
            <w:vAlign w:val="center"/>
            <w:hideMark/>
          </w:tcPr>
          <w:p w14:paraId="5EFA2090" w14:textId="77777777" w:rsidR="00FD4EDC" w:rsidRPr="0052389E" w:rsidRDefault="00FD4EDC" w:rsidP="00296D73">
            <w:pPr>
              <w:ind w:firstLine="420"/>
              <w:jc w:val="center"/>
              <w:rPr>
                <w:rFonts w:eastAsia="宋体" w:cs="Times New Roman"/>
                <w:szCs w:val="21"/>
              </w:rPr>
            </w:pPr>
            <w:r w:rsidRPr="0052389E">
              <w:rPr>
                <w:rFonts w:eastAsia="宋体" w:cs="Times New Roman"/>
                <w:szCs w:val="21"/>
              </w:rPr>
              <w:t>0.19642</w:t>
            </w:r>
          </w:p>
        </w:tc>
      </w:tr>
      <w:tr w:rsidR="00FD4EDC" w:rsidRPr="0052389E" w14:paraId="4B5DB357" w14:textId="77777777" w:rsidTr="00296D73">
        <w:trPr>
          <w:cnfStyle w:val="000000100000" w:firstRow="0" w:lastRow="0" w:firstColumn="0" w:lastColumn="0" w:oddVBand="0" w:evenVBand="0" w:oddHBand="1" w:evenHBand="0" w:firstRowFirstColumn="0" w:firstRowLastColumn="0" w:lastRowFirstColumn="0" w:lastRowLastColumn="0"/>
          <w:trHeight w:val="454"/>
          <w:jc w:val="center"/>
        </w:trPr>
        <w:tc>
          <w:tcPr>
            <w:tcW w:w="1363" w:type="dxa"/>
            <w:tcBorders>
              <w:top w:val="nil"/>
              <w:bottom w:val="single" w:sz="12" w:space="0" w:color="000000" w:themeColor="text1"/>
            </w:tcBorders>
            <w:vAlign w:val="center"/>
            <w:hideMark/>
          </w:tcPr>
          <w:p w14:paraId="33F945A5" w14:textId="77777777" w:rsidR="00FD4EDC" w:rsidRPr="0052389E" w:rsidRDefault="00FD4EDC" w:rsidP="00296D73">
            <w:pPr>
              <w:ind w:firstLine="420"/>
              <w:jc w:val="center"/>
              <w:rPr>
                <w:rFonts w:eastAsia="宋体" w:cs="Times New Roman"/>
                <w:szCs w:val="21"/>
              </w:rPr>
            </w:pPr>
            <w:r w:rsidRPr="0052389E">
              <w:rPr>
                <w:rFonts w:eastAsia="宋体" w:cs="Times New Roman"/>
                <w:szCs w:val="21"/>
              </w:rPr>
              <w:t>n</w:t>
            </w:r>
          </w:p>
        </w:tc>
        <w:tc>
          <w:tcPr>
            <w:tcW w:w="1515" w:type="dxa"/>
            <w:gridSpan w:val="2"/>
            <w:tcBorders>
              <w:top w:val="nil"/>
              <w:bottom w:val="single" w:sz="12" w:space="0" w:color="000000" w:themeColor="text1"/>
            </w:tcBorders>
            <w:vAlign w:val="center"/>
            <w:hideMark/>
          </w:tcPr>
          <w:p w14:paraId="7CF1974A" w14:textId="77777777" w:rsidR="00FD4EDC" w:rsidRPr="0052389E" w:rsidRDefault="00FD4EDC" w:rsidP="00296D73">
            <w:pPr>
              <w:ind w:firstLine="420"/>
              <w:jc w:val="center"/>
              <w:rPr>
                <w:rFonts w:eastAsia="宋体" w:cs="Times New Roman"/>
                <w:szCs w:val="21"/>
              </w:rPr>
            </w:pPr>
            <w:r w:rsidRPr="0052389E">
              <w:rPr>
                <w:rFonts w:eastAsia="宋体" w:cs="Times New Roman"/>
                <w:szCs w:val="21"/>
              </w:rPr>
              <w:t>0.59827</w:t>
            </w:r>
          </w:p>
        </w:tc>
        <w:tc>
          <w:tcPr>
            <w:tcW w:w="1516" w:type="dxa"/>
            <w:tcBorders>
              <w:top w:val="nil"/>
              <w:bottom w:val="single" w:sz="12" w:space="0" w:color="000000" w:themeColor="text1"/>
            </w:tcBorders>
            <w:vAlign w:val="center"/>
            <w:hideMark/>
          </w:tcPr>
          <w:p w14:paraId="5B45F59B" w14:textId="77777777" w:rsidR="00FD4EDC" w:rsidRPr="0052389E" w:rsidRDefault="00FD4EDC" w:rsidP="00296D73">
            <w:pPr>
              <w:ind w:firstLine="420"/>
              <w:jc w:val="center"/>
              <w:rPr>
                <w:rFonts w:eastAsia="宋体" w:cs="Times New Roman"/>
                <w:szCs w:val="21"/>
              </w:rPr>
            </w:pPr>
            <w:r w:rsidRPr="0052389E">
              <w:rPr>
                <w:rFonts w:eastAsia="宋体" w:cs="Times New Roman"/>
                <w:szCs w:val="21"/>
              </w:rPr>
              <w:t>0.66646</w:t>
            </w:r>
          </w:p>
        </w:tc>
        <w:tc>
          <w:tcPr>
            <w:tcW w:w="1516" w:type="dxa"/>
            <w:tcBorders>
              <w:top w:val="nil"/>
              <w:bottom w:val="single" w:sz="12" w:space="0" w:color="000000" w:themeColor="text1"/>
            </w:tcBorders>
            <w:vAlign w:val="center"/>
            <w:hideMark/>
          </w:tcPr>
          <w:p w14:paraId="25EC21BD" w14:textId="77777777" w:rsidR="00FD4EDC" w:rsidRPr="0052389E" w:rsidRDefault="00FD4EDC" w:rsidP="00296D73">
            <w:pPr>
              <w:ind w:firstLine="420"/>
              <w:jc w:val="center"/>
              <w:rPr>
                <w:rFonts w:eastAsia="宋体" w:cs="Times New Roman"/>
                <w:szCs w:val="21"/>
              </w:rPr>
            </w:pPr>
            <w:r w:rsidRPr="0052389E">
              <w:rPr>
                <w:rFonts w:eastAsia="宋体" w:cs="Times New Roman"/>
                <w:szCs w:val="21"/>
              </w:rPr>
              <w:t>0.5684</w:t>
            </w:r>
          </w:p>
        </w:tc>
        <w:tc>
          <w:tcPr>
            <w:tcW w:w="1516" w:type="dxa"/>
            <w:tcBorders>
              <w:top w:val="nil"/>
              <w:bottom w:val="single" w:sz="12" w:space="0" w:color="000000" w:themeColor="text1"/>
            </w:tcBorders>
            <w:vAlign w:val="center"/>
            <w:hideMark/>
          </w:tcPr>
          <w:p w14:paraId="6ED70EBF" w14:textId="77777777" w:rsidR="00FD4EDC" w:rsidRPr="0052389E" w:rsidRDefault="00FD4EDC" w:rsidP="00296D73">
            <w:pPr>
              <w:ind w:firstLine="420"/>
              <w:jc w:val="center"/>
              <w:rPr>
                <w:rFonts w:eastAsia="宋体" w:cs="Times New Roman"/>
                <w:szCs w:val="21"/>
              </w:rPr>
            </w:pPr>
            <w:r w:rsidRPr="0052389E">
              <w:rPr>
                <w:rFonts w:eastAsia="宋体" w:cs="Times New Roman"/>
                <w:szCs w:val="21"/>
              </w:rPr>
              <w:t>0.55569</w:t>
            </w:r>
          </w:p>
        </w:tc>
      </w:tr>
    </w:tbl>
    <w:p w14:paraId="23FAFDB2" w14:textId="77777777" w:rsidR="00195952" w:rsidRPr="0052389E" w:rsidRDefault="00195952" w:rsidP="00ED0515">
      <w:pPr>
        <w:spacing w:before="120" w:after="40"/>
        <w:rPr>
          <w:rFonts w:cs="Times New Roman"/>
        </w:rPr>
      </w:pPr>
    </w:p>
    <w:p w14:paraId="6EE36130" w14:textId="77777777" w:rsidR="00195952" w:rsidRPr="0052389E" w:rsidRDefault="00CD288E" w:rsidP="00ED0515">
      <w:pPr>
        <w:pStyle w:val="21"/>
        <w:rPr>
          <w:rFonts w:ascii="Times New Roman" w:hAnsi="Times New Roman" w:cs="Times New Roman"/>
        </w:rPr>
      </w:pPr>
      <w:r w:rsidRPr="0052389E">
        <w:rPr>
          <w:rFonts w:ascii="Times New Roman" w:hAnsi="Times New Roman" w:cs="Times New Roman"/>
          <w:color w:val="000000"/>
        </w:rPr>
        <w:t>3.3 Piecewise ADE Modeling of Tracer Breakthrough Curves</w:t>
      </w:r>
    </w:p>
    <w:p w14:paraId="2414723D" w14:textId="77777777" w:rsidR="00195952" w:rsidRPr="0052389E" w:rsidRDefault="00CD288E" w:rsidP="00ED0515">
      <w:pPr>
        <w:pStyle w:val="31"/>
        <w:rPr>
          <w:rFonts w:ascii="Times New Roman" w:hAnsi="Times New Roman" w:cs="Times New Roman"/>
        </w:rPr>
      </w:pPr>
      <w:r>
        <w:rPr>
          <w:b/>
        </w:rPr>
        <w:t>Model formulation</w:t>
      </w:r>
    </w:p>
    <w:p w14:paraId="3F6F551E" w14:textId="77777777" w:rsidR="00195952" w:rsidRPr="0052389E" w:rsidRDefault="00CD288E" w:rsidP="00ED0515">
      <w:pPr>
        <w:jc w:val="both"/>
        <w:rPr>
          <w:rFonts w:cs="Times New Roman"/>
        </w:rPr>
      </w:pPr>
      <w:r w:rsidRPr="0052389E">
        <w:rPr>
          <w:rFonts w:cs="Times New Roman"/>
        </w:rPr>
        <w:t>A tracer BTC obtained after an extended shut-in reflects two physically distinct processes. Process I (shut-in accumulation slug): during the 96 h shut-in, tracer continuously diffuses from the epoxy matrix into the proppant pack and the near-wellbore region. When the well opens, this accumulated tracer is swept toward the sampling point as a coherent slug, producing a Gaussian-shaped concentration peak. Process II (sustained matrix-diffusion-controlled release): after the main slug has passed, residual tracer continues to diffuse out of the epoxy matrix at a much lower but persistent rate, feeding a slowly decaying concentration tail into the produced oil. These two contributions overlap in time: the tail begins before the pulse has fully passed, and neither can be isolated by visual inspection of the concentration curve alone. A mathematical model capable of separating them is therefore required.</w:t>
      </w:r>
    </w:p>
    <w:p w14:paraId="2D213A43" w14:textId="77777777" w:rsidR="00195952" w:rsidRPr="0052389E" w:rsidRDefault="00CD288E" w:rsidP="00ED0515">
      <w:pPr>
        <w:pStyle w:val="31"/>
        <w:rPr>
          <w:rFonts w:ascii="Times New Roman" w:hAnsi="Times New Roman" w:cs="Times New Roman"/>
        </w:rPr>
      </w:pPr>
      <w:r>
        <w:rPr>
          <w:b/>
        </w:rPr>
        <w:t>Governing equations.</w:t>
      </w:r>
    </w:p>
    <w:p w14:paraId="6EC4F86D" w14:textId="77777777" w:rsidR="00195952" w:rsidRPr="0052389E" w:rsidRDefault="00CD288E" w:rsidP="00ED0515">
      <w:pPr>
        <w:jc w:val="both"/>
        <w:rPr>
          <w:rFonts w:cs="Times New Roman"/>
        </w:rPr>
      </w:pPr>
      <w:r w:rsidRPr="0052389E">
        <w:rPr>
          <w:rFonts w:cs="Times New Roman"/>
        </w:rPr>
        <w:t>Tracer transport in the production tubing is governed by the one-dimensional ADE:</w:t>
      </w:r>
    </w:p>
    <w:p w14:paraId="157B5082" w14:textId="77777777" w:rsidR="00195952" w:rsidRPr="0052389E" w:rsidRDefault="00CD288E" w:rsidP="00ED0515">
      <w:pPr>
        <w:jc w:val="center"/>
        <w:rPr>
          <w:rFonts w:cs="Times New Roman"/>
        </w:rPr>
      </w:pPr>
      <w:r w:rsidRPr="0052389E">
        <w:rPr>
          <w:rFonts w:cs="Times New Roman"/>
        </w:rPr>
        <w:t>∂C/∂t + v·∂C/∂x = D·∂²C/∂x²</w:t>
      </w:r>
    </w:p>
    <w:p w14:paraId="36CC35B6" w14:textId="77777777" w:rsidR="00195952" w:rsidRPr="0052389E" w:rsidRDefault="00CD288E" w:rsidP="00ED0515">
      <w:pPr>
        <w:jc w:val="both"/>
        <w:rPr>
          <w:rFonts w:cs="Times New Roman"/>
        </w:rPr>
      </w:pPr>
      <w:r w:rsidRPr="0052389E">
        <w:rPr>
          <w:rFonts w:cs="Times New Roman"/>
        </w:rPr>
        <w:t>where C is the tracer concentration, v = 4Q/(πd²) is the cross-section-averaged flow velocity (Q = volumetric flow rate, d = tubing inner diameter = 5 mm), and D = α·v is the longitudinal dispersion coefficient (α = longitudinal dispersivity). For an instantaneous pulse injection of mass M at x = 0 and t = 0 with boundary condition C(±∞, t) = 0, the classical solution is:</w:t>
      </w:r>
    </w:p>
    <w:p w14:paraId="53356095" w14:textId="77777777" w:rsidR="00195952" w:rsidRPr="0052389E" w:rsidRDefault="00CD288E" w:rsidP="00ED0515">
      <w:pPr>
        <w:jc w:val="center"/>
        <w:rPr>
          <w:rFonts w:cs="Times New Roman"/>
        </w:rPr>
      </w:pPr>
      <w:r w:rsidRPr="0052389E">
        <w:rPr>
          <w:rFonts w:cs="Times New Roman"/>
        </w:rPr>
        <w:t>C(x, t) = (M/A)·(1/√(4πDt))·exp(−(x − vt)²/(4Dt))</w:t>
      </w:r>
    </w:p>
    <w:p w14:paraId="41C70953" w14:textId="77777777" w:rsidR="00195952" w:rsidRPr="0052389E" w:rsidRDefault="00CD288E" w:rsidP="00ED0515">
      <w:pPr>
        <w:jc w:val="both"/>
        <w:rPr>
          <w:rFonts w:cs="Times New Roman"/>
        </w:rPr>
      </w:pPr>
      <w:r w:rsidRPr="0052389E">
        <w:rPr>
          <w:rFonts w:cs="Times New Roman"/>
        </w:rPr>
        <w:t xml:space="preserve">In this solution, concentration depends on x, v, D, and t only through a single dimensionless similarity variable, η = (x − vt)/√(4Dt), which represents the signed distance from the </w:t>
      </w:r>
      <w:r w:rsidRPr="0052389E">
        <w:rPr>
          <w:rFonts w:cs="Times New Roman"/>
        </w:rPr>
        <w:lastRenderedPageBreak/>
        <w:t>concentration peak normalized by the dispersion width. Substituting the tube-flow relations for v and D, and multiplying numerator and denominator by πd² to eliminate the fractional form, yields our working dimensionless distance variable z:</w:t>
      </w:r>
    </w:p>
    <w:p w14:paraId="0BBD7CCA" w14:textId="77777777" w:rsidR="00195952" w:rsidRPr="0052389E" w:rsidRDefault="00CD288E" w:rsidP="00ED0515">
      <w:pPr>
        <w:jc w:val="center"/>
        <w:rPr>
          <w:rFonts w:cs="Times New Roman"/>
        </w:rPr>
      </w:pPr>
      <w:r w:rsidRPr="0052389E">
        <w:rPr>
          <w:rFonts w:cs="Times New Roman"/>
        </w:rPr>
        <w:t>z = (xπd² − 4Qt) / √(16αQtπd²)</w:t>
      </w:r>
    </w:p>
    <w:p w14:paraId="7F68F75E" w14:textId="77777777" w:rsidR="00195952" w:rsidRPr="0052389E" w:rsidRDefault="00CD288E" w:rsidP="000A6443">
      <w:pPr>
        <w:jc w:val="both"/>
        <w:rPr>
          <w:rFonts w:cs="Times New Roman"/>
        </w:rPr>
      </w:pPr>
      <w:r w:rsidRPr="0052389E">
        <w:rPr>
          <w:rFonts w:cs="Times New Roman"/>
        </w:rPr>
        <w:t>Here z = 0 marks the convective front (concentration peak), with z &gt; 0 in the post-peak decay regime and z &lt; 0 on the rising limb. The numerator (xπd² − 4Qt) is the spatial offset from the peak, and the denominator √(16αQtπd²) captures dispersion broadening that grows as √t.</w:t>
      </w:r>
    </w:p>
    <w:p w14:paraId="78E6D4DF" w14:textId="77777777" w:rsidR="00195952" w:rsidRPr="0052389E" w:rsidRDefault="00CD288E" w:rsidP="00ED0515">
      <w:pPr>
        <w:pStyle w:val="31"/>
        <w:rPr>
          <w:rFonts w:ascii="Times New Roman" w:hAnsi="Times New Roman" w:cs="Times New Roman"/>
        </w:rPr>
      </w:pPr>
      <w:r>
        <w:rPr>
          <w:b/>
        </w:rPr>
        <w:t>Two-component model.</w:t>
      </w:r>
    </w:p>
    <w:p w14:paraId="4A815570" w14:textId="77777777" w:rsidR="00195952" w:rsidRPr="0052389E" w:rsidRDefault="00CD288E" w:rsidP="00ED0515">
      <w:pPr>
        <w:jc w:val="both"/>
        <w:rPr>
          <w:rFonts w:cs="Times New Roman"/>
        </w:rPr>
      </w:pPr>
      <w:r w:rsidRPr="0052389E">
        <w:rPr>
          <w:rFonts w:cs="Times New Roman"/>
        </w:rPr>
        <w:t>Motivated by the two-process physical picture, we express the BTC as the weighted sum of a Gaussian rise component (Process I) and an erfc fall component (Process II):</w:t>
      </w:r>
    </w:p>
    <w:p w14:paraId="5EB78F37" w14:textId="77777777" w:rsidR="00195952" w:rsidRPr="0052389E" w:rsidRDefault="00CD288E" w:rsidP="00ED0515">
      <w:pPr>
        <w:jc w:val="center"/>
        <w:rPr>
          <w:rFonts w:cs="Times New Roman"/>
        </w:rPr>
      </w:pPr>
      <w:r w:rsidRPr="0052389E">
        <w:rPr>
          <w:rFonts w:cs="Times New Roman"/>
          <w:i/>
        </w:rPr>
        <w:t>C</w:t>
      </w:r>
      <w:r w:rsidRPr="0052389E">
        <w:rPr>
          <w:rFonts w:cs="Times New Roman"/>
          <w:i/>
          <w:vertAlign w:val="subscript"/>
        </w:rPr>
        <w:t>rise</w:t>
      </w:r>
      <w:r w:rsidRPr="0052389E">
        <w:rPr>
          <w:rFonts w:cs="Times New Roman"/>
        </w:rPr>
        <w:t xml:space="preserve">(t) = </w:t>
      </w:r>
      <w:r w:rsidRPr="0052389E">
        <w:rPr>
          <w:rFonts w:cs="Times New Roman"/>
          <w:i/>
        </w:rPr>
        <w:t>c</w:t>
      </w:r>
      <w:r w:rsidRPr="0052389E">
        <w:rPr>
          <w:rFonts w:cs="Times New Roman"/>
          <w:i/>
          <w:vertAlign w:val="subscript"/>
        </w:rPr>
        <w:t>b</w:t>
      </w:r>
      <w:r w:rsidRPr="0052389E">
        <w:rPr>
          <w:rFonts w:cs="Times New Roman"/>
        </w:rPr>
        <w:t xml:space="preserve"> + (A·d) / √(16παQt·d²) × exp(−z²)</w:t>
      </w:r>
    </w:p>
    <w:p w14:paraId="42FE0F8A" w14:textId="77777777" w:rsidR="00D11294" w:rsidRPr="0052389E" w:rsidRDefault="00CD288E" w:rsidP="0052389E">
      <w:pPr>
        <w:jc w:val="center"/>
        <w:rPr>
          <w:rFonts w:eastAsia="宋体" w:cs="Times New Roman"/>
          <w:lang w:eastAsia="zh-CN"/>
        </w:rPr>
      </w:pPr>
      <w:r w:rsidRPr="0052389E">
        <w:rPr>
          <w:rFonts w:cs="Times New Roman"/>
          <w:i/>
        </w:rPr>
        <w:t>C</w:t>
      </w:r>
      <w:r w:rsidRPr="0052389E">
        <w:rPr>
          <w:rFonts w:cs="Times New Roman"/>
          <w:i/>
          <w:vertAlign w:val="subscript"/>
        </w:rPr>
        <w:t>fall</w:t>
      </w:r>
      <w:r w:rsidRPr="0052389E">
        <w:rPr>
          <w:rFonts w:cs="Times New Roman"/>
        </w:rPr>
        <w:t xml:space="preserve">(t) = </w:t>
      </w:r>
      <w:r w:rsidRPr="0052389E">
        <w:rPr>
          <w:rFonts w:cs="Times New Roman"/>
          <w:i/>
        </w:rPr>
        <w:t>c</w:t>
      </w:r>
      <w:r w:rsidRPr="0052389E">
        <w:rPr>
          <w:rFonts w:cs="Times New Roman"/>
          <w:i/>
          <w:vertAlign w:val="subscript"/>
        </w:rPr>
        <w:t>b</w:t>
      </w:r>
      <w:r w:rsidRPr="0052389E">
        <w:rPr>
          <w:rFonts w:cs="Times New Roman"/>
        </w:rPr>
        <w:t xml:space="preserve"> + (a/2) × erfc(−z)</w:t>
      </w:r>
    </w:p>
    <w:p w14:paraId="27A703D1" w14:textId="77777777" w:rsidR="00195952" w:rsidRPr="0052389E" w:rsidRDefault="00CD288E" w:rsidP="00ED0515">
      <w:pPr>
        <w:jc w:val="both"/>
        <w:rPr>
          <w:rFonts w:cs="Times New Roman"/>
        </w:rPr>
      </w:pPr>
      <w:r w:rsidRPr="0052389E">
        <w:rPr>
          <w:rFonts w:cs="Times New Roman"/>
        </w:rPr>
        <w:t>where cb is the baseline (tail-plateau) concentration, A is the pulse amplitude coefficient representing the total tracer mass accumulated during shut-in, and a is the tail amplitude coefficient representing the sustained-release source strength. The two components are blended through a tanh weight function that provides C¹ continuity (continuous first derivative) across the transition, which is essential for gradient-based optimization:</w:t>
      </w:r>
    </w:p>
    <w:p w14:paraId="4D4A24DE" w14:textId="77777777" w:rsidR="00195952" w:rsidRPr="0052389E" w:rsidRDefault="00CD288E" w:rsidP="00ED0515">
      <w:pPr>
        <w:jc w:val="center"/>
        <w:rPr>
          <w:rFonts w:cs="Times New Roman"/>
        </w:rPr>
      </w:pPr>
      <w:r w:rsidRPr="0052389E">
        <w:rPr>
          <w:rFonts w:cs="Times New Roman"/>
        </w:rPr>
        <w:t>w(t) = ½[1 + tanh((t₀ − t) / σ)]</w:t>
      </w:r>
    </w:p>
    <w:p w14:paraId="30753E7A" w14:textId="77777777" w:rsidR="00195952" w:rsidRPr="0052389E" w:rsidRDefault="00CD288E" w:rsidP="00ED0515">
      <w:pPr>
        <w:jc w:val="center"/>
        <w:rPr>
          <w:rFonts w:cs="Times New Roman"/>
        </w:rPr>
      </w:pPr>
      <w:r w:rsidRPr="0052389E">
        <w:rPr>
          <w:rFonts w:cs="Times New Roman"/>
        </w:rPr>
        <w:t xml:space="preserve">C(t) = </w:t>
      </w:r>
      <w:r w:rsidRPr="0052389E">
        <w:rPr>
          <w:rFonts w:cs="Times New Roman"/>
          <w:i/>
        </w:rPr>
        <w:t>c</w:t>
      </w:r>
      <w:r w:rsidRPr="0052389E">
        <w:rPr>
          <w:rFonts w:cs="Times New Roman"/>
          <w:i/>
          <w:vertAlign w:val="subscript"/>
        </w:rPr>
        <w:t>b</w:t>
      </w:r>
      <w:r w:rsidRPr="0052389E">
        <w:rPr>
          <w:rFonts w:cs="Times New Roman"/>
        </w:rPr>
        <w:t xml:space="preserve"> + w(t)·</w:t>
      </w:r>
      <w:r w:rsidRPr="0052389E">
        <w:rPr>
          <w:rFonts w:cs="Times New Roman"/>
          <w:i/>
        </w:rPr>
        <w:t>C</w:t>
      </w:r>
      <w:r w:rsidRPr="0052389E">
        <w:rPr>
          <w:rFonts w:cs="Times New Roman"/>
          <w:i/>
          <w:vertAlign w:val="subscript"/>
        </w:rPr>
        <w:t>rise</w:t>
      </w:r>
      <w:r w:rsidRPr="0052389E">
        <w:rPr>
          <w:rFonts w:cs="Times New Roman"/>
        </w:rPr>
        <w:t>(t) + [1 − w(t)]·</w:t>
      </w:r>
      <w:r w:rsidRPr="0052389E">
        <w:rPr>
          <w:rFonts w:cs="Times New Roman"/>
          <w:i/>
        </w:rPr>
        <w:t>C</w:t>
      </w:r>
      <w:r w:rsidRPr="0052389E">
        <w:rPr>
          <w:rFonts w:cs="Times New Roman"/>
          <w:i/>
          <w:vertAlign w:val="subscript"/>
        </w:rPr>
        <w:t>fall</w:t>
      </w:r>
      <w:r w:rsidRPr="0052389E">
        <w:rPr>
          <w:rFonts w:cs="Times New Roman"/>
        </w:rPr>
        <w:t>(t)  (Eq. 1)</w:t>
      </w:r>
    </w:p>
    <w:p w14:paraId="1CEAA264" w14:textId="77777777" w:rsidR="00195952" w:rsidRPr="0052389E" w:rsidRDefault="00CD288E" w:rsidP="00ED0515">
      <w:pPr>
        <w:jc w:val="both"/>
        <w:rPr>
          <w:rFonts w:cs="Times New Roman"/>
        </w:rPr>
      </w:pPr>
      <w:r w:rsidRPr="0052389E">
        <w:rPr>
          <w:rFonts w:cs="Times New Roman"/>
        </w:rPr>
        <w:t xml:space="preserve">The transition center t₀ marks the crossover from Gaussian-dominated to erfc-dominated behavior. The transition width σ was fitted to 3.96 min, approximately equal to the 4-min sampling interval, providing a physically motivated regularization. As t </w:t>
      </w:r>
      <w:r w:rsidRPr="0052389E">
        <w:rPr>
          <w:rFonts w:ascii="Cambria Math" w:hAnsi="Cambria Math" w:cs="Cambria Math"/>
        </w:rPr>
        <w:t>≪</w:t>
      </w:r>
      <w:r w:rsidRPr="0052389E">
        <w:rPr>
          <w:rFonts w:cs="Times New Roman"/>
        </w:rPr>
        <w:t xml:space="preserve"> t₀, w → 1 and C → </w:t>
      </w:r>
      <w:r w:rsidRPr="0052389E">
        <w:rPr>
          <w:rFonts w:cs="Times New Roman"/>
          <w:i/>
        </w:rPr>
        <w:t>C</w:t>
      </w:r>
      <w:r w:rsidRPr="0052389E">
        <w:rPr>
          <w:rFonts w:cs="Times New Roman"/>
          <w:i/>
          <w:vertAlign w:val="subscript"/>
        </w:rPr>
        <w:t>rise</w:t>
      </w:r>
      <w:r w:rsidRPr="0052389E">
        <w:rPr>
          <w:rFonts w:cs="Times New Roman"/>
        </w:rPr>
        <w:t xml:space="preserve"> (Gaussian dominant); as t </w:t>
      </w:r>
      <w:r w:rsidRPr="0052389E">
        <w:rPr>
          <w:rFonts w:ascii="Cambria Math" w:hAnsi="Cambria Math" w:cs="Cambria Math"/>
        </w:rPr>
        <w:t>≫</w:t>
      </w:r>
      <w:r w:rsidRPr="0052389E">
        <w:rPr>
          <w:rFonts w:cs="Times New Roman"/>
        </w:rPr>
        <w:t xml:space="preserve"> t₀, w → 0 and C → </w:t>
      </w:r>
      <w:r w:rsidRPr="0052389E">
        <w:rPr>
          <w:rFonts w:cs="Times New Roman"/>
          <w:i/>
        </w:rPr>
        <w:t>C</w:t>
      </w:r>
      <w:r w:rsidRPr="0052389E">
        <w:rPr>
          <w:rFonts w:cs="Times New Roman"/>
          <w:i/>
          <w:vertAlign w:val="subscript"/>
        </w:rPr>
        <w:t>fall</w:t>
      </w:r>
      <w:r w:rsidRPr="0052389E">
        <w:rPr>
          <w:rFonts w:cs="Times New Roman"/>
        </w:rPr>
        <w:t xml:space="preserve"> (erfc dominant); in the transition region (t ≈ t₀, width ≈ 8–10 min), the two signals mix smoothly. A hard piecewise switch (C = </w:t>
      </w:r>
      <w:r w:rsidRPr="0052389E">
        <w:rPr>
          <w:rFonts w:cs="Times New Roman"/>
          <w:i/>
        </w:rPr>
        <w:t>C</w:t>
      </w:r>
      <w:r w:rsidRPr="0052389E">
        <w:rPr>
          <w:rFonts w:cs="Times New Roman"/>
          <w:i/>
          <w:vertAlign w:val="subscript"/>
        </w:rPr>
        <w:t>rise</w:t>
      </w:r>
      <w:r w:rsidRPr="0052389E">
        <w:rPr>
          <w:rFonts w:cs="Times New Roman"/>
        </w:rPr>
        <w:t xml:space="preserve"> for t &lt; t₀, C = </w:t>
      </w:r>
      <w:r w:rsidRPr="0052389E">
        <w:rPr>
          <w:rFonts w:cs="Times New Roman"/>
          <w:i/>
        </w:rPr>
        <w:t>C</w:t>
      </w:r>
      <w:r w:rsidRPr="0052389E">
        <w:rPr>
          <w:rFonts w:cs="Times New Roman"/>
          <w:i/>
          <w:vertAlign w:val="subscript"/>
        </w:rPr>
        <w:t>fall</w:t>
      </w:r>
      <w:r w:rsidRPr="0052389E">
        <w:rPr>
          <w:rFonts w:cs="Times New Roman"/>
        </w:rPr>
        <w:t xml:space="preserve"> for t ≥ t₀) would produce a non-differentiable kink at t₀, compromising gradient-based optimization; the tanh transition resolves this while remaining physically plausible—there is no instantaneous switch between the two release mechanisms.</w:t>
      </w:r>
    </w:p>
    <w:p w14:paraId="7064A886" w14:textId="77777777" w:rsidR="00195952" w:rsidRPr="0052389E" w:rsidRDefault="00CD288E" w:rsidP="00ED0515">
      <w:pPr>
        <w:jc w:val="both"/>
        <w:rPr>
          <w:rFonts w:cs="Times New Roman"/>
        </w:rPr>
      </w:pPr>
      <w:r>
        <w:t>Equation (1) contains seven parameters: cb, A, a, α, Q, t₀ (free) and σ (fitted), reducing the effective fitting dimension to six. Table 3 lists the physical meaning, units, and bounds of each parameter. From the fitted parameters, four derived transport properties are computed: Peclet number Pe = x/α, mean flow velocity v = 4Q/(πd²), mean residence time MRT = x/v, and the Gaussian/erfc integrated signal fractions obtained by numerically integrating the separated components. Parameters were estimated by differential evolution followed by L-BFGS-B refinement (SciPy 1.11), minimizing the sum of squared residuals. The same protocol was applied to all candidate models.</w:t>
      </w:r>
    </w:p>
    <w:p w14:paraId="60A2007C" w14:textId="77777777" w:rsidR="00195952" w:rsidRPr="0052389E" w:rsidRDefault="00CD288E" w:rsidP="0052389E">
      <w:pPr>
        <w:spacing w:before="80" w:after="40"/>
        <w:jc w:val="center"/>
        <w:rPr>
          <w:rFonts w:cs="Times New Roman"/>
        </w:rPr>
      </w:pPr>
      <w:r w:rsidRPr="0052389E">
        <w:rPr>
          <w:rFonts w:cs="Times New Roman"/>
          <w:b/>
          <w:sz w:val="18"/>
        </w:rPr>
        <w:t>Table 3. Fitted parameters of the piecewise ADE model (Eq. 1) and derived transport properties.</w:t>
      </w:r>
    </w:p>
    <w:tbl>
      <w:tblPr>
        <w:tblW w:w="0" w:type="auto"/>
        <w:jc w:val="center"/>
        <w:tblLook w:val="04A0" w:firstRow="1" w:lastRow="0" w:firstColumn="1" w:lastColumn="0" w:noHBand="0" w:noVBand="1"/>
      </w:tblPr>
      <w:tblGrid>
        <w:gridCol w:w="2076"/>
        <w:gridCol w:w="2076"/>
        <w:gridCol w:w="2076"/>
        <w:gridCol w:w="2076"/>
      </w:tblGrid>
      <w:tr w:rsidR="003E3278" w:rsidRPr="0052389E" w14:paraId="34DD9CB1" w14:textId="77777777" w:rsidTr="0052389E">
        <w:trPr>
          <w:jc w:val="center"/>
        </w:trPr>
        <w:tc>
          <w:tcPr>
            <w:tcW w:w="2076" w:type="dxa"/>
            <w:tcBorders>
              <w:top w:val="single" w:sz="8" w:space="0" w:color="auto"/>
              <w:bottom w:val="single" w:sz="6" w:space="0" w:color="000000"/>
            </w:tcBorders>
          </w:tcPr>
          <w:p w14:paraId="41F96CCA" w14:textId="77777777" w:rsidR="003E3278" w:rsidRPr="0052389E" w:rsidRDefault="00CD288E">
            <w:pPr>
              <w:jc w:val="center"/>
              <w:rPr>
                <w:rFonts w:cs="Times New Roman"/>
              </w:rPr>
            </w:pPr>
            <w:r w:rsidRPr="0052389E">
              <w:rPr>
                <w:rFonts w:cs="Times New Roman"/>
                <w:b/>
                <w:sz w:val="16"/>
              </w:rPr>
              <w:t>Parameter</w:t>
            </w:r>
          </w:p>
        </w:tc>
        <w:tc>
          <w:tcPr>
            <w:tcW w:w="2076" w:type="dxa"/>
            <w:tcBorders>
              <w:top w:val="single" w:sz="8" w:space="0" w:color="auto"/>
              <w:bottom w:val="single" w:sz="6" w:space="0" w:color="000000"/>
            </w:tcBorders>
          </w:tcPr>
          <w:p w14:paraId="18CF4FC3" w14:textId="77777777" w:rsidR="003E3278" w:rsidRPr="0052389E" w:rsidRDefault="00CD288E">
            <w:pPr>
              <w:jc w:val="center"/>
              <w:rPr>
                <w:rFonts w:cs="Times New Roman"/>
              </w:rPr>
            </w:pPr>
            <w:r w:rsidRPr="0052389E">
              <w:rPr>
                <w:rFonts w:cs="Times New Roman"/>
                <w:b/>
                <w:sz w:val="16"/>
              </w:rPr>
              <w:t>Symbol</w:t>
            </w:r>
          </w:p>
        </w:tc>
        <w:tc>
          <w:tcPr>
            <w:tcW w:w="2076" w:type="dxa"/>
            <w:tcBorders>
              <w:top w:val="single" w:sz="8" w:space="0" w:color="auto"/>
              <w:bottom w:val="single" w:sz="6" w:space="0" w:color="000000"/>
            </w:tcBorders>
          </w:tcPr>
          <w:p w14:paraId="64339F2A" w14:textId="77777777" w:rsidR="003E3278" w:rsidRPr="0052389E" w:rsidRDefault="00CD288E">
            <w:pPr>
              <w:jc w:val="center"/>
              <w:rPr>
                <w:rFonts w:cs="Times New Roman"/>
              </w:rPr>
            </w:pPr>
            <w:r w:rsidRPr="0052389E">
              <w:rPr>
                <w:rFonts w:cs="Times New Roman"/>
                <w:b/>
                <w:sz w:val="16"/>
              </w:rPr>
              <w:t>Value</w:t>
            </w:r>
          </w:p>
        </w:tc>
        <w:tc>
          <w:tcPr>
            <w:tcW w:w="2076" w:type="dxa"/>
            <w:tcBorders>
              <w:top w:val="single" w:sz="8" w:space="0" w:color="auto"/>
              <w:bottom w:val="single" w:sz="6" w:space="0" w:color="000000"/>
            </w:tcBorders>
          </w:tcPr>
          <w:p w14:paraId="2B6DF85C" w14:textId="77777777" w:rsidR="003E3278" w:rsidRPr="0052389E" w:rsidRDefault="00CD288E">
            <w:pPr>
              <w:jc w:val="center"/>
              <w:rPr>
                <w:rFonts w:cs="Times New Roman"/>
              </w:rPr>
            </w:pPr>
            <w:r w:rsidRPr="0052389E">
              <w:rPr>
                <w:rFonts w:cs="Times New Roman"/>
                <w:b/>
                <w:sz w:val="16"/>
              </w:rPr>
              <w:t>Units</w:t>
            </w:r>
          </w:p>
        </w:tc>
      </w:tr>
      <w:tr w:rsidR="003E3278" w:rsidRPr="0052389E" w14:paraId="0BB6E435" w14:textId="77777777">
        <w:trPr>
          <w:jc w:val="center"/>
        </w:trPr>
        <w:tc>
          <w:tcPr>
            <w:tcW w:w="2076" w:type="dxa"/>
          </w:tcPr>
          <w:p w14:paraId="34D0FFC7" w14:textId="77777777" w:rsidR="003E3278" w:rsidRPr="0052389E" w:rsidRDefault="00CD288E">
            <w:pPr>
              <w:rPr>
                <w:rFonts w:cs="Times New Roman"/>
              </w:rPr>
            </w:pPr>
            <w:r w:rsidRPr="0052389E">
              <w:rPr>
                <w:rFonts w:cs="Times New Roman"/>
                <w:sz w:val="16"/>
              </w:rPr>
              <w:t>Baseline concentration</w:t>
            </w:r>
          </w:p>
        </w:tc>
        <w:tc>
          <w:tcPr>
            <w:tcW w:w="2076" w:type="dxa"/>
          </w:tcPr>
          <w:p w14:paraId="50F14817" w14:textId="0B2BC8A0" w:rsidR="003E3278" w:rsidRPr="0052389E" w:rsidRDefault="00CD288E">
            <w:pPr>
              <w:jc w:val="center"/>
              <w:rPr>
                <w:rFonts w:cs="Times New Roman"/>
              </w:rPr>
            </w:pPr>
            <w:r w:rsidRPr="0052389E">
              <w:rPr>
                <w:rFonts w:cs="Times New Roman"/>
                <w:sz w:val="16"/>
              </w:rPr>
              <w:t>c</w:t>
            </w:r>
            <w:r w:rsidRPr="00563B68">
              <w:rPr>
                <w:rFonts w:cs="Times New Roman"/>
                <w:sz w:val="16"/>
                <w:vertAlign w:val="subscript"/>
              </w:rPr>
              <w:t>b</w:t>
            </w:r>
          </w:p>
        </w:tc>
        <w:tc>
          <w:tcPr>
            <w:tcW w:w="2076" w:type="dxa"/>
          </w:tcPr>
          <w:p w14:paraId="5367692E" w14:textId="77777777" w:rsidR="003E3278" w:rsidRPr="0052389E" w:rsidRDefault="00CD288E">
            <w:pPr>
              <w:jc w:val="center"/>
              <w:rPr>
                <w:rFonts w:cs="Times New Roman"/>
              </w:rPr>
            </w:pPr>
            <w:r w:rsidRPr="0052389E">
              <w:rPr>
                <w:rFonts w:cs="Times New Roman"/>
                <w:sz w:val="16"/>
              </w:rPr>
              <w:t>0.0459</w:t>
            </w:r>
          </w:p>
        </w:tc>
        <w:tc>
          <w:tcPr>
            <w:tcW w:w="2076" w:type="dxa"/>
          </w:tcPr>
          <w:p w14:paraId="413AE6D9" w14:textId="77777777" w:rsidR="003E3278" w:rsidRPr="0052389E" w:rsidRDefault="00CD288E">
            <w:pPr>
              <w:jc w:val="center"/>
              <w:rPr>
                <w:rFonts w:cs="Times New Roman"/>
              </w:rPr>
            </w:pPr>
            <w:r w:rsidRPr="0052389E">
              <w:rPr>
                <w:rFonts w:cs="Times New Roman"/>
                <w:sz w:val="16"/>
              </w:rPr>
              <w:t>—</w:t>
            </w:r>
          </w:p>
        </w:tc>
      </w:tr>
      <w:tr w:rsidR="003E3278" w:rsidRPr="0052389E" w14:paraId="22BA501C" w14:textId="77777777">
        <w:trPr>
          <w:jc w:val="center"/>
        </w:trPr>
        <w:tc>
          <w:tcPr>
            <w:tcW w:w="2076" w:type="dxa"/>
          </w:tcPr>
          <w:p w14:paraId="025D82C6" w14:textId="77777777" w:rsidR="003E3278" w:rsidRPr="0052389E" w:rsidRDefault="00CD288E">
            <w:pPr>
              <w:rPr>
                <w:rFonts w:cs="Times New Roman"/>
              </w:rPr>
            </w:pPr>
            <w:r w:rsidRPr="0052389E">
              <w:rPr>
                <w:rFonts w:cs="Times New Roman"/>
                <w:sz w:val="16"/>
              </w:rPr>
              <w:t>Pulse amplitude</w:t>
            </w:r>
          </w:p>
        </w:tc>
        <w:tc>
          <w:tcPr>
            <w:tcW w:w="2076" w:type="dxa"/>
          </w:tcPr>
          <w:p w14:paraId="586E9E46" w14:textId="77777777" w:rsidR="003E3278" w:rsidRPr="0052389E" w:rsidRDefault="00CD288E">
            <w:pPr>
              <w:jc w:val="center"/>
              <w:rPr>
                <w:rFonts w:cs="Times New Roman"/>
              </w:rPr>
            </w:pPr>
            <w:r w:rsidRPr="0052389E">
              <w:rPr>
                <w:rFonts w:cs="Times New Roman"/>
                <w:sz w:val="16"/>
              </w:rPr>
              <w:t>A</w:t>
            </w:r>
          </w:p>
        </w:tc>
        <w:tc>
          <w:tcPr>
            <w:tcW w:w="2076" w:type="dxa"/>
          </w:tcPr>
          <w:p w14:paraId="26BAD40D" w14:textId="77777777" w:rsidR="003E3278" w:rsidRPr="0052389E" w:rsidRDefault="00CD288E">
            <w:pPr>
              <w:jc w:val="center"/>
              <w:rPr>
                <w:rFonts w:cs="Times New Roman"/>
              </w:rPr>
            </w:pPr>
            <w:r w:rsidRPr="0052389E">
              <w:rPr>
                <w:rFonts w:cs="Times New Roman"/>
                <w:sz w:val="16"/>
              </w:rPr>
              <w:t>2334</w:t>
            </w:r>
          </w:p>
        </w:tc>
        <w:tc>
          <w:tcPr>
            <w:tcW w:w="2076" w:type="dxa"/>
          </w:tcPr>
          <w:p w14:paraId="6865C16D" w14:textId="77777777" w:rsidR="003E3278" w:rsidRPr="0052389E" w:rsidRDefault="00CD288E">
            <w:pPr>
              <w:jc w:val="center"/>
              <w:rPr>
                <w:rFonts w:cs="Times New Roman"/>
              </w:rPr>
            </w:pPr>
            <w:r w:rsidRPr="0052389E">
              <w:rPr>
                <w:rFonts w:cs="Times New Roman"/>
                <w:sz w:val="16"/>
              </w:rPr>
              <w:t>—</w:t>
            </w:r>
          </w:p>
        </w:tc>
      </w:tr>
      <w:tr w:rsidR="003E3278" w:rsidRPr="0052389E" w14:paraId="13ACA70E" w14:textId="77777777">
        <w:trPr>
          <w:jc w:val="center"/>
        </w:trPr>
        <w:tc>
          <w:tcPr>
            <w:tcW w:w="2076" w:type="dxa"/>
          </w:tcPr>
          <w:p w14:paraId="60A01005" w14:textId="77777777" w:rsidR="003E3278" w:rsidRPr="0052389E" w:rsidRDefault="00CD288E">
            <w:pPr>
              <w:rPr>
                <w:rFonts w:cs="Times New Roman"/>
              </w:rPr>
            </w:pPr>
            <w:r w:rsidRPr="0052389E">
              <w:rPr>
                <w:rFonts w:cs="Times New Roman"/>
                <w:sz w:val="16"/>
              </w:rPr>
              <w:t>Tail amplitude</w:t>
            </w:r>
          </w:p>
        </w:tc>
        <w:tc>
          <w:tcPr>
            <w:tcW w:w="2076" w:type="dxa"/>
          </w:tcPr>
          <w:p w14:paraId="77938573" w14:textId="77777777" w:rsidR="003E3278" w:rsidRPr="0052389E" w:rsidRDefault="00CD288E">
            <w:pPr>
              <w:jc w:val="center"/>
              <w:rPr>
                <w:rFonts w:cs="Times New Roman"/>
              </w:rPr>
            </w:pPr>
            <w:r w:rsidRPr="0052389E">
              <w:rPr>
                <w:rFonts w:cs="Times New Roman"/>
                <w:sz w:val="16"/>
              </w:rPr>
              <w:t>a</w:t>
            </w:r>
          </w:p>
        </w:tc>
        <w:tc>
          <w:tcPr>
            <w:tcW w:w="2076" w:type="dxa"/>
          </w:tcPr>
          <w:p w14:paraId="717393B8" w14:textId="77777777" w:rsidR="003E3278" w:rsidRPr="0052389E" w:rsidRDefault="00CD288E">
            <w:pPr>
              <w:jc w:val="center"/>
              <w:rPr>
                <w:rFonts w:cs="Times New Roman"/>
              </w:rPr>
            </w:pPr>
            <w:r w:rsidRPr="0052389E">
              <w:rPr>
                <w:rFonts w:cs="Times New Roman"/>
                <w:sz w:val="16"/>
              </w:rPr>
              <w:t>0.431</w:t>
            </w:r>
          </w:p>
        </w:tc>
        <w:tc>
          <w:tcPr>
            <w:tcW w:w="2076" w:type="dxa"/>
          </w:tcPr>
          <w:p w14:paraId="79F6FF4A" w14:textId="77777777" w:rsidR="003E3278" w:rsidRPr="0052389E" w:rsidRDefault="00CD288E">
            <w:pPr>
              <w:jc w:val="center"/>
              <w:rPr>
                <w:rFonts w:cs="Times New Roman"/>
              </w:rPr>
            </w:pPr>
            <w:r w:rsidRPr="0052389E">
              <w:rPr>
                <w:rFonts w:cs="Times New Roman"/>
                <w:sz w:val="16"/>
              </w:rPr>
              <w:t>—</w:t>
            </w:r>
          </w:p>
        </w:tc>
      </w:tr>
      <w:tr w:rsidR="003E3278" w:rsidRPr="0052389E" w14:paraId="2F0AD882" w14:textId="77777777">
        <w:trPr>
          <w:jc w:val="center"/>
        </w:trPr>
        <w:tc>
          <w:tcPr>
            <w:tcW w:w="2076" w:type="dxa"/>
          </w:tcPr>
          <w:p w14:paraId="61919096" w14:textId="77777777" w:rsidR="003E3278" w:rsidRPr="0052389E" w:rsidRDefault="00CD288E">
            <w:pPr>
              <w:rPr>
                <w:rFonts w:cs="Times New Roman"/>
              </w:rPr>
            </w:pPr>
            <w:r w:rsidRPr="0052389E">
              <w:rPr>
                <w:rFonts w:cs="Times New Roman"/>
                <w:sz w:val="16"/>
              </w:rPr>
              <w:t>Dispersivity</w:t>
            </w:r>
          </w:p>
        </w:tc>
        <w:tc>
          <w:tcPr>
            <w:tcW w:w="2076" w:type="dxa"/>
          </w:tcPr>
          <w:p w14:paraId="2864B5CB" w14:textId="77777777" w:rsidR="003E3278" w:rsidRPr="0052389E" w:rsidRDefault="00CD288E">
            <w:pPr>
              <w:jc w:val="center"/>
              <w:rPr>
                <w:rFonts w:cs="Times New Roman"/>
              </w:rPr>
            </w:pPr>
            <w:r w:rsidRPr="0052389E">
              <w:rPr>
                <w:rFonts w:cs="Times New Roman"/>
                <w:sz w:val="16"/>
              </w:rPr>
              <w:t>α</w:t>
            </w:r>
          </w:p>
        </w:tc>
        <w:tc>
          <w:tcPr>
            <w:tcW w:w="2076" w:type="dxa"/>
          </w:tcPr>
          <w:p w14:paraId="3A9EE46B" w14:textId="77777777" w:rsidR="003E3278" w:rsidRPr="0052389E" w:rsidRDefault="00CD288E">
            <w:pPr>
              <w:jc w:val="center"/>
              <w:rPr>
                <w:rFonts w:cs="Times New Roman"/>
              </w:rPr>
            </w:pPr>
            <w:r w:rsidRPr="0052389E">
              <w:rPr>
                <w:rFonts w:cs="Times New Roman"/>
                <w:sz w:val="16"/>
              </w:rPr>
              <w:t>107.1</w:t>
            </w:r>
          </w:p>
        </w:tc>
        <w:tc>
          <w:tcPr>
            <w:tcW w:w="2076" w:type="dxa"/>
          </w:tcPr>
          <w:p w14:paraId="7CADB522" w14:textId="77777777" w:rsidR="003E3278" w:rsidRPr="0052389E" w:rsidRDefault="00CD288E">
            <w:pPr>
              <w:jc w:val="center"/>
              <w:rPr>
                <w:rFonts w:cs="Times New Roman"/>
              </w:rPr>
            </w:pPr>
            <w:r w:rsidRPr="0052389E">
              <w:rPr>
                <w:rFonts w:cs="Times New Roman"/>
                <w:sz w:val="16"/>
              </w:rPr>
              <w:t>cm</w:t>
            </w:r>
          </w:p>
        </w:tc>
      </w:tr>
      <w:tr w:rsidR="003E3278" w:rsidRPr="0052389E" w14:paraId="5FB8D44B" w14:textId="77777777">
        <w:trPr>
          <w:jc w:val="center"/>
        </w:trPr>
        <w:tc>
          <w:tcPr>
            <w:tcW w:w="2076" w:type="dxa"/>
          </w:tcPr>
          <w:p w14:paraId="4E20B025" w14:textId="77777777" w:rsidR="003E3278" w:rsidRPr="0052389E" w:rsidRDefault="00CD288E">
            <w:pPr>
              <w:rPr>
                <w:rFonts w:cs="Times New Roman"/>
              </w:rPr>
            </w:pPr>
            <w:r w:rsidRPr="0052389E">
              <w:rPr>
                <w:rFonts w:cs="Times New Roman"/>
                <w:sz w:val="16"/>
              </w:rPr>
              <w:t>Flow rate</w:t>
            </w:r>
          </w:p>
        </w:tc>
        <w:tc>
          <w:tcPr>
            <w:tcW w:w="2076" w:type="dxa"/>
          </w:tcPr>
          <w:p w14:paraId="571248C4" w14:textId="77777777" w:rsidR="003E3278" w:rsidRPr="0052389E" w:rsidRDefault="00CD288E">
            <w:pPr>
              <w:jc w:val="center"/>
              <w:rPr>
                <w:rFonts w:cs="Times New Roman"/>
              </w:rPr>
            </w:pPr>
            <w:r w:rsidRPr="0052389E">
              <w:rPr>
                <w:rFonts w:cs="Times New Roman"/>
                <w:sz w:val="16"/>
              </w:rPr>
              <w:t>Q</w:t>
            </w:r>
          </w:p>
        </w:tc>
        <w:tc>
          <w:tcPr>
            <w:tcW w:w="2076" w:type="dxa"/>
          </w:tcPr>
          <w:p w14:paraId="737E726C" w14:textId="77777777" w:rsidR="003E3278" w:rsidRPr="0052389E" w:rsidRDefault="00CD288E">
            <w:pPr>
              <w:jc w:val="center"/>
              <w:rPr>
                <w:rFonts w:cs="Times New Roman"/>
              </w:rPr>
            </w:pPr>
            <w:r w:rsidRPr="0052389E">
              <w:rPr>
                <w:rFonts w:cs="Times New Roman"/>
                <w:sz w:val="16"/>
              </w:rPr>
              <w:t>0.46</w:t>
            </w:r>
          </w:p>
        </w:tc>
        <w:tc>
          <w:tcPr>
            <w:tcW w:w="2076" w:type="dxa"/>
          </w:tcPr>
          <w:p w14:paraId="54F896AA" w14:textId="77777777" w:rsidR="003E3278" w:rsidRPr="0052389E" w:rsidRDefault="00CD288E">
            <w:pPr>
              <w:jc w:val="center"/>
              <w:rPr>
                <w:rFonts w:cs="Times New Roman"/>
              </w:rPr>
            </w:pPr>
            <w:r w:rsidRPr="0052389E">
              <w:rPr>
                <w:rFonts w:cs="Times New Roman"/>
                <w:sz w:val="16"/>
              </w:rPr>
              <w:t>mL/min</w:t>
            </w:r>
          </w:p>
        </w:tc>
      </w:tr>
      <w:tr w:rsidR="003E3278" w:rsidRPr="0052389E" w14:paraId="32C1C45B" w14:textId="77777777">
        <w:trPr>
          <w:jc w:val="center"/>
        </w:trPr>
        <w:tc>
          <w:tcPr>
            <w:tcW w:w="2076" w:type="dxa"/>
          </w:tcPr>
          <w:p w14:paraId="50B52799" w14:textId="77777777" w:rsidR="003E3278" w:rsidRPr="0052389E" w:rsidRDefault="00CD288E">
            <w:pPr>
              <w:rPr>
                <w:rFonts w:cs="Times New Roman"/>
              </w:rPr>
            </w:pPr>
            <w:r w:rsidRPr="0052389E">
              <w:rPr>
                <w:rFonts w:cs="Times New Roman"/>
                <w:sz w:val="16"/>
              </w:rPr>
              <w:t>Transition center</w:t>
            </w:r>
          </w:p>
        </w:tc>
        <w:tc>
          <w:tcPr>
            <w:tcW w:w="2076" w:type="dxa"/>
          </w:tcPr>
          <w:p w14:paraId="50BCF711" w14:textId="77777777" w:rsidR="003E3278" w:rsidRPr="0052389E" w:rsidRDefault="00CD288E">
            <w:pPr>
              <w:jc w:val="center"/>
              <w:rPr>
                <w:rFonts w:cs="Times New Roman"/>
              </w:rPr>
            </w:pPr>
            <w:r w:rsidRPr="0052389E">
              <w:rPr>
                <w:rFonts w:cs="Times New Roman"/>
                <w:sz w:val="16"/>
              </w:rPr>
              <w:t>t₀</w:t>
            </w:r>
          </w:p>
        </w:tc>
        <w:tc>
          <w:tcPr>
            <w:tcW w:w="2076" w:type="dxa"/>
          </w:tcPr>
          <w:p w14:paraId="7C5F22E2" w14:textId="77777777" w:rsidR="003E3278" w:rsidRPr="0052389E" w:rsidRDefault="00CD288E">
            <w:pPr>
              <w:jc w:val="center"/>
              <w:rPr>
                <w:rFonts w:cs="Times New Roman"/>
              </w:rPr>
            </w:pPr>
            <w:r w:rsidRPr="0052389E">
              <w:rPr>
                <w:rFonts w:cs="Times New Roman"/>
                <w:sz w:val="16"/>
              </w:rPr>
              <w:t>25.66</w:t>
            </w:r>
          </w:p>
        </w:tc>
        <w:tc>
          <w:tcPr>
            <w:tcW w:w="2076" w:type="dxa"/>
          </w:tcPr>
          <w:p w14:paraId="68CA44E4" w14:textId="77777777" w:rsidR="003E3278" w:rsidRPr="0052389E" w:rsidRDefault="00CD288E">
            <w:pPr>
              <w:jc w:val="center"/>
              <w:rPr>
                <w:rFonts w:cs="Times New Roman"/>
              </w:rPr>
            </w:pPr>
            <w:r w:rsidRPr="0052389E">
              <w:rPr>
                <w:rFonts w:cs="Times New Roman"/>
                <w:sz w:val="16"/>
              </w:rPr>
              <w:t>min</w:t>
            </w:r>
          </w:p>
        </w:tc>
      </w:tr>
      <w:tr w:rsidR="003E3278" w:rsidRPr="0052389E" w14:paraId="2BDC44B8" w14:textId="77777777">
        <w:trPr>
          <w:jc w:val="center"/>
        </w:trPr>
        <w:tc>
          <w:tcPr>
            <w:tcW w:w="2076" w:type="dxa"/>
          </w:tcPr>
          <w:p w14:paraId="4E96B59E" w14:textId="77777777" w:rsidR="003E3278" w:rsidRPr="0052389E" w:rsidRDefault="00CD288E">
            <w:pPr>
              <w:rPr>
                <w:rFonts w:cs="Times New Roman"/>
              </w:rPr>
            </w:pPr>
            <w:r w:rsidRPr="0052389E">
              <w:rPr>
                <w:rFonts w:cs="Times New Roman"/>
                <w:sz w:val="16"/>
              </w:rPr>
              <w:t>Transition width</w:t>
            </w:r>
          </w:p>
        </w:tc>
        <w:tc>
          <w:tcPr>
            <w:tcW w:w="2076" w:type="dxa"/>
          </w:tcPr>
          <w:p w14:paraId="06C25115" w14:textId="77777777" w:rsidR="003E3278" w:rsidRPr="0052389E" w:rsidRDefault="00CD288E">
            <w:pPr>
              <w:jc w:val="center"/>
              <w:rPr>
                <w:rFonts w:cs="Times New Roman"/>
              </w:rPr>
            </w:pPr>
            <w:r w:rsidRPr="0052389E">
              <w:rPr>
                <w:rFonts w:cs="Times New Roman"/>
                <w:sz w:val="16"/>
              </w:rPr>
              <w:t>σ</w:t>
            </w:r>
          </w:p>
        </w:tc>
        <w:tc>
          <w:tcPr>
            <w:tcW w:w="2076" w:type="dxa"/>
          </w:tcPr>
          <w:p w14:paraId="67AD4E92" w14:textId="77777777" w:rsidR="003E3278" w:rsidRPr="0052389E" w:rsidRDefault="00CD288E">
            <w:pPr>
              <w:jc w:val="center"/>
              <w:rPr>
                <w:rFonts w:cs="Times New Roman"/>
              </w:rPr>
            </w:pPr>
            <w:r w:rsidRPr="0052389E">
              <w:rPr>
                <w:rFonts w:cs="Times New Roman"/>
                <w:sz w:val="16"/>
              </w:rPr>
              <w:t>3.96</w:t>
            </w:r>
          </w:p>
        </w:tc>
        <w:tc>
          <w:tcPr>
            <w:tcW w:w="2076" w:type="dxa"/>
          </w:tcPr>
          <w:p w14:paraId="7EAC1CDD" w14:textId="77777777" w:rsidR="003E3278" w:rsidRPr="0052389E" w:rsidRDefault="00CD288E">
            <w:pPr>
              <w:jc w:val="center"/>
              <w:rPr>
                <w:rFonts w:cs="Times New Roman"/>
              </w:rPr>
            </w:pPr>
            <w:r w:rsidRPr="0052389E">
              <w:rPr>
                <w:rFonts w:cs="Times New Roman"/>
                <w:sz w:val="16"/>
              </w:rPr>
              <w:t>min</w:t>
            </w:r>
          </w:p>
        </w:tc>
      </w:tr>
      <w:tr w:rsidR="003E3278" w:rsidRPr="0052389E" w14:paraId="637645AB" w14:textId="77777777">
        <w:trPr>
          <w:jc w:val="center"/>
        </w:trPr>
        <w:tc>
          <w:tcPr>
            <w:tcW w:w="2076" w:type="dxa"/>
          </w:tcPr>
          <w:p w14:paraId="3C451931" w14:textId="77777777" w:rsidR="003E3278" w:rsidRPr="0052389E" w:rsidRDefault="00CD288E">
            <w:pPr>
              <w:rPr>
                <w:rFonts w:cs="Times New Roman"/>
              </w:rPr>
            </w:pPr>
            <w:r w:rsidRPr="0052389E">
              <w:rPr>
                <w:rFonts w:cs="Times New Roman"/>
                <w:sz w:val="16"/>
              </w:rPr>
              <w:t>Peclet number</w:t>
            </w:r>
          </w:p>
        </w:tc>
        <w:tc>
          <w:tcPr>
            <w:tcW w:w="2076" w:type="dxa"/>
          </w:tcPr>
          <w:p w14:paraId="41E4382E" w14:textId="77777777" w:rsidR="003E3278" w:rsidRPr="0052389E" w:rsidRDefault="00CD288E">
            <w:pPr>
              <w:jc w:val="center"/>
              <w:rPr>
                <w:rFonts w:cs="Times New Roman"/>
              </w:rPr>
            </w:pPr>
            <w:r w:rsidRPr="0052389E">
              <w:rPr>
                <w:rFonts w:cs="Times New Roman"/>
                <w:sz w:val="16"/>
              </w:rPr>
              <w:t>Pe = x/α</w:t>
            </w:r>
          </w:p>
        </w:tc>
        <w:tc>
          <w:tcPr>
            <w:tcW w:w="2076" w:type="dxa"/>
          </w:tcPr>
          <w:p w14:paraId="6B4C0C35" w14:textId="77777777" w:rsidR="003E3278" w:rsidRPr="0052389E" w:rsidRDefault="00CD288E">
            <w:pPr>
              <w:jc w:val="center"/>
              <w:rPr>
                <w:rFonts w:cs="Times New Roman"/>
              </w:rPr>
            </w:pPr>
            <w:r w:rsidRPr="0052389E">
              <w:rPr>
                <w:rFonts w:cs="Times New Roman"/>
                <w:sz w:val="16"/>
              </w:rPr>
              <w:t>0.934</w:t>
            </w:r>
          </w:p>
        </w:tc>
        <w:tc>
          <w:tcPr>
            <w:tcW w:w="2076" w:type="dxa"/>
          </w:tcPr>
          <w:p w14:paraId="5F7D42BD" w14:textId="77777777" w:rsidR="003E3278" w:rsidRPr="0052389E" w:rsidRDefault="00CD288E">
            <w:pPr>
              <w:jc w:val="center"/>
              <w:rPr>
                <w:rFonts w:cs="Times New Roman"/>
              </w:rPr>
            </w:pPr>
            <w:r w:rsidRPr="0052389E">
              <w:rPr>
                <w:rFonts w:cs="Times New Roman"/>
                <w:sz w:val="16"/>
              </w:rPr>
              <w:t>—</w:t>
            </w:r>
          </w:p>
        </w:tc>
      </w:tr>
      <w:tr w:rsidR="003E3278" w:rsidRPr="0052389E" w14:paraId="07305296" w14:textId="77777777">
        <w:trPr>
          <w:jc w:val="center"/>
        </w:trPr>
        <w:tc>
          <w:tcPr>
            <w:tcW w:w="2076" w:type="dxa"/>
          </w:tcPr>
          <w:p w14:paraId="4B5B985F" w14:textId="77777777" w:rsidR="003E3278" w:rsidRPr="0052389E" w:rsidRDefault="00CD288E">
            <w:pPr>
              <w:rPr>
                <w:rFonts w:cs="Times New Roman"/>
              </w:rPr>
            </w:pPr>
            <w:r w:rsidRPr="0052389E">
              <w:rPr>
                <w:rFonts w:cs="Times New Roman"/>
                <w:sz w:val="16"/>
              </w:rPr>
              <w:t>Mean flow velocity</w:t>
            </w:r>
          </w:p>
        </w:tc>
        <w:tc>
          <w:tcPr>
            <w:tcW w:w="2076" w:type="dxa"/>
          </w:tcPr>
          <w:p w14:paraId="13F159E5" w14:textId="77777777" w:rsidR="003E3278" w:rsidRPr="0052389E" w:rsidRDefault="00CD288E">
            <w:pPr>
              <w:jc w:val="center"/>
              <w:rPr>
                <w:rFonts w:cs="Times New Roman"/>
              </w:rPr>
            </w:pPr>
            <w:r w:rsidRPr="0052389E">
              <w:rPr>
                <w:rFonts w:cs="Times New Roman"/>
                <w:sz w:val="16"/>
              </w:rPr>
              <w:t>v = 4Q/(πd²)</w:t>
            </w:r>
          </w:p>
        </w:tc>
        <w:tc>
          <w:tcPr>
            <w:tcW w:w="2076" w:type="dxa"/>
          </w:tcPr>
          <w:p w14:paraId="2D125074" w14:textId="77777777" w:rsidR="003E3278" w:rsidRPr="0052389E" w:rsidRDefault="00CD288E">
            <w:pPr>
              <w:jc w:val="center"/>
              <w:rPr>
                <w:rFonts w:cs="Times New Roman"/>
              </w:rPr>
            </w:pPr>
            <w:r w:rsidRPr="0052389E">
              <w:rPr>
                <w:rFonts w:cs="Times New Roman"/>
                <w:sz w:val="16"/>
              </w:rPr>
              <w:t>2.59</w:t>
            </w:r>
          </w:p>
        </w:tc>
        <w:tc>
          <w:tcPr>
            <w:tcW w:w="2076" w:type="dxa"/>
          </w:tcPr>
          <w:p w14:paraId="32A536B3" w14:textId="77777777" w:rsidR="003E3278" w:rsidRPr="0052389E" w:rsidRDefault="00CD288E">
            <w:pPr>
              <w:jc w:val="center"/>
              <w:rPr>
                <w:rFonts w:cs="Times New Roman"/>
              </w:rPr>
            </w:pPr>
            <w:r w:rsidRPr="0052389E">
              <w:rPr>
                <w:rFonts w:cs="Times New Roman"/>
                <w:sz w:val="16"/>
              </w:rPr>
              <w:t>cm/min</w:t>
            </w:r>
          </w:p>
        </w:tc>
      </w:tr>
      <w:tr w:rsidR="003E3278" w:rsidRPr="0052389E" w14:paraId="5E1537E4" w14:textId="77777777">
        <w:trPr>
          <w:jc w:val="center"/>
        </w:trPr>
        <w:tc>
          <w:tcPr>
            <w:tcW w:w="2076" w:type="dxa"/>
          </w:tcPr>
          <w:p w14:paraId="63DD0AFF" w14:textId="77777777" w:rsidR="003E3278" w:rsidRPr="0052389E" w:rsidRDefault="00CD288E">
            <w:pPr>
              <w:rPr>
                <w:rFonts w:cs="Times New Roman"/>
              </w:rPr>
            </w:pPr>
            <w:r w:rsidRPr="0052389E">
              <w:rPr>
                <w:rFonts w:cs="Times New Roman"/>
                <w:sz w:val="16"/>
              </w:rPr>
              <w:t>Mean residence time</w:t>
            </w:r>
          </w:p>
        </w:tc>
        <w:tc>
          <w:tcPr>
            <w:tcW w:w="2076" w:type="dxa"/>
          </w:tcPr>
          <w:p w14:paraId="31FBD5EB" w14:textId="77777777" w:rsidR="003E3278" w:rsidRPr="0052389E" w:rsidRDefault="00CD288E">
            <w:pPr>
              <w:jc w:val="center"/>
              <w:rPr>
                <w:rFonts w:cs="Times New Roman"/>
              </w:rPr>
            </w:pPr>
            <w:r w:rsidRPr="0052389E">
              <w:rPr>
                <w:rFonts w:cs="Times New Roman"/>
                <w:sz w:val="16"/>
              </w:rPr>
              <w:t>MRT</w:t>
            </w:r>
          </w:p>
        </w:tc>
        <w:tc>
          <w:tcPr>
            <w:tcW w:w="2076" w:type="dxa"/>
          </w:tcPr>
          <w:p w14:paraId="254A66D3" w14:textId="77777777" w:rsidR="003E3278" w:rsidRPr="0052389E" w:rsidRDefault="00CD288E">
            <w:pPr>
              <w:jc w:val="center"/>
              <w:rPr>
                <w:rFonts w:cs="Times New Roman"/>
              </w:rPr>
            </w:pPr>
            <w:r w:rsidRPr="0052389E">
              <w:rPr>
                <w:rFonts w:cs="Times New Roman"/>
                <w:sz w:val="16"/>
              </w:rPr>
              <w:t>37.4</w:t>
            </w:r>
          </w:p>
        </w:tc>
        <w:tc>
          <w:tcPr>
            <w:tcW w:w="2076" w:type="dxa"/>
          </w:tcPr>
          <w:p w14:paraId="325766F3" w14:textId="77777777" w:rsidR="003E3278" w:rsidRPr="0052389E" w:rsidRDefault="00CD288E">
            <w:pPr>
              <w:jc w:val="center"/>
              <w:rPr>
                <w:rFonts w:cs="Times New Roman"/>
              </w:rPr>
            </w:pPr>
            <w:r w:rsidRPr="0052389E">
              <w:rPr>
                <w:rFonts w:cs="Times New Roman"/>
                <w:sz w:val="16"/>
              </w:rPr>
              <w:t>min</w:t>
            </w:r>
          </w:p>
        </w:tc>
      </w:tr>
      <w:tr w:rsidR="003E3278" w:rsidRPr="0052389E" w14:paraId="0041F36B" w14:textId="77777777">
        <w:trPr>
          <w:jc w:val="center"/>
        </w:trPr>
        <w:tc>
          <w:tcPr>
            <w:tcW w:w="2076" w:type="dxa"/>
          </w:tcPr>
          <w:p w14:paraId="6F0E07D5" w14:textId="77777777" w:rsidR="003E3278" w:rsidRPr="0052389E" w:rsidRDefault="00CD288E">
            <w:pPr>
              <w:rPr>
                <w:rFonts w:cs="Times New Roman"/>
              </w:rPr>
            </w:pPr>
            <w:r w:rsidRPr="0052389E">
              <w:rPr>
                <w:rFonts w:cs="Times New Roman"/>
                <w:sz w:val="16"/>
              </w:rPr>
              <w:t>1 Pore volume</w:t>
            </w:r>
          </w:p>
        </w:tc>
        <w:tc>
          <w:tcPr>
            <w:tcW w:w="2076" w:type="dxa"/>
          </w:tcPr>
          <w:p w14:paraId="084F66B3" w14:textId="77777777" w:rsidR="003E3278" w:rsidRPr="0052389E" w:rsidRDefault="00CD288E">
            <w:pPr>
              <w:jc w:val="center"/>
              <w:rPr>
                <w:rFonts w:cs="Times New Roman"/>
              </w:rPr>
            </w:pPr>
            <w:r w:rsidRPr="0052389E">
              <w:rPr>
                <w:rFonts w:cs="Times New Roman"/>
                <w:sz w:val="16"/>
              </w:rPr>
              <w:t>1 PV</w:t>
            </w:r>
          </w:p>
        </w:tc>
        <w:tc>
          <w:tcPr>
            <w:tcW w:w="2076" w:type="dxa"/>
          </w:tcPr>
          <w:p w14:paraId="69239F4A" w14:textId="77777777" w:rsidR="003E3278" w:rsidRPr="0052389E" w:rsidRDefault="00CD288E">
            <w:pPr>
              <w:jc w:val="center"/>
              <w:rPr>
                <w:rFonts w:cs="Times New Roman"/>
              </w:rPr>
            </w:pPr>
            <w:r w:rsidRPr="0052389E">
              <w:rPr>
                <w:rFonts w:cs="Times New Roman"/>
                <w:sz w:val="16"/>
              </w:rPr>
              <w:t>38.6</w:t>
            </w:r>
          </w:p>
        </w:tc>
        <w:tc>
          <w:tcPr>
            <w:tcW w:w="2076" w:type="dxa"/>
          </w:tcPr>
          <w:p w14:paraId="16A2D7EA" w14:textId="77777777" w:rsidR="003E3278" w:rsidRPr="0052389E" w:rsidRDefault="00CD288E">
            <w:pPr>
              <w:jc w:val="center"/>
              <w:rPr>
                <w:rFonts w:cs="Times New Roman"/>
              </w:rPr>
            </w:pPr>
            <w:r w:rsidRPr="0052389E">
              <w:rPr>
                <w:rFonts w:cs="Times New Roman"/>
                <w:sz w:val="16"/>
              </w:rPr>
              <w:t>min</w:t>
            </w:r>
          </w:p>
        </w:tc>
      </w:tr>
      <w:tr w:rsidR="003E3278" w:rsidRPr="0052389E" w14:paraId="3A1644D0" w14:textId="77777777">
        <w:trPr>
          <w:jc w:val="center"/>
        </w:trPr>
        <w:tc>
          <w:tcPr>
            <w:tcW w:w="2076" w:type="dxa"/>
          </w:tcPr>
          <w:p w14:paraId="7D240751" w14:textId="77777777" w:rsidR="003E3278" w:rsidRPr="0052389E" w:rsidRDefault="00CD288E">
            <w:pPr>
              <w:rPr>
                <w:rFonts w:cs="Times New Roman"/>
              </w:rPr>
            </w:pPr>
            <w:r w:rsidRPr="0052389E">
              <w:rPr>
                <w:rFonts w:cs="Times New Roman"/>
                <w:sz w:val="16"/>
              </w:rPr>
              <w:t>Gaussian pulse fraction</w:t>
            </w:r>
          </w:p>
        </w:tc>
        <w:tc>
          <w:tcPr>
            <w:tcW w:w="2076" w:type="dxa"/>
          </w:tcPr>
          <w:p w14:paraId="6A399826" w14:textId="77777777" w:rsidR="003E3278" w:rsidRPr="0052389E" w:rsidRDefault="00CD288E">
            <w:pPr>
              <w:jc w:val="center"/>
              <w:rPr>
                <w:rFonts w:cs="Times New Roman"/>
              </w:rPr>
            </w:pPr>
            <w:r w:rsidRPr="0052389E">
              <w:rPr>
                <w:rFonts w:cs="Times New Roman"/>
                <w:sz w:val="16"/>
              </w:rPr>
              <w:t>—</w:t>
            </w:r>
          </w:p>
        </w:tc>
        <w:tc>
          <w:tcPr>
            <w:tcW w:w="2076" w:type="dxa"/>
          </w:tcPr>
          <w:p w14:paraId="3E8EDD6B" w14:textId="77777777" w:rsidR="003E3278" w:rsidRPr="0052389E" w:rsidRDefault="00CD288E">
            <w:pPr>
              <w:jc w:val="center"/>
              <w:rPr>
                <w:rFonts w:cs="Times New Roman"/>
              </w:rPr>
            </w:pPr>
            <w:r w:rsidRPr="0052389E">
              <w:rPr>
                <w:rFonts w:cs="Times New Roman"/>
                <w:sz w:val="16"/>
              </w:rPr>
              <w:t>53</w:t>
            </w:r>
          </w:p>
        </w:tc>
        <w:tc>
          <w:tcPr>
            <w:tcW w:w="2076" w:type="dxa"/>
          </w:tcPr>
          <w:p w14:paraId="09D13621" w14:textId="77777777" w:rsidR="003E3278" w:rsidRPr="0052389E" w:rsidRDefault="00CD288E">
            <w:pPr>
              <w:jc w:val="center"/>
              <w:rPr>
                <w:rFonts w:cs="Times New Roman"/>
              </w:rPr>
            </w:pPr>
            <w:r w:rsidRPr="0052389E">
              <w:rPr>
                <w:rFonts w:cs="Times New Roman"/>
                <w:sz w:val="16"/>
              </w:rPr>
              <w:t>%</w:t>
            </w:r>
          </w:p>
        </w:tc>
      </w:tr>
      <w:tr w:rsidR="003E3278" w:rsidRPr="0052389E" w14:paraId="2696827E" w14:textId="77777777">
        <w:trPr>
          <w:jc w:val="center"/>
        </w:trPr>
        <w:tc>
          <w:tcPr>
            <w:tcW w:w="2076" w:type="dxa"/>
            <w:tcBorders>
              <w:bottom w:val="single" w:sz="12" w:space="0" w:color="000000"/>
            </w:tcBorders>
          </w:tcPr>
          <w:p w14:paraId="035ABB94" w14:textId="77777777" w:rsidR="003E3278" w:rsidRPr="0052389E" w:rsidRDefault="00CD288E">
            <w:pPr>
              <w:rPr>
                <w:rFonts w:cs="Times New Roman"/>
              </w:rPr>
            </w:pPr>
            <w:r w:rsidRPr="0052389E">
              <w:rPr>
                <w:rFonts w:cs="Times New Roman"/>
                <w:sz w:val="16"/>
              </w:rPr>
              <w:t>erfc tail fraction</w:t>
            </w:r>
          </w:p>
        </w:tc>
        <w:tc>
          <w:tcPr>
            <w:tcW w:w="2076" w:type="dxa"/>
            <w:tcBorders>
              <w:bottom w:val="single" w:sz="12" w:space="0" w:color="000000"/>
            </w:tcBorders>
          </w:tcPr>
          <w:p w14:paraId="4ADAD257" w14:textId="77777777" w:rsidR="003E3278" w:rsidRPr="0052389E" w:rsidRDefault="00CD288E">
            <w:pPr>
              <w:jc w:val="center"/>
              <w:rPr>
                <w:rFonts w:cs="Times New Roman"/>
              </w:rPr>
            </w:pPr>
            <w:r w:rsidRPr="0052389E">
              <w:rPr>
                <w:rFonts w:cs="Times New Roman"/>
                <w:sz w:val="16"/>
              </w:rPr>
              <w:t>—</w:t>
            </w:r>
          </w:p>
        </w:tc>
        <w:tc>
          <w:tcPr>
            <w:tcW w:w="2076" w:type="dxa"/>
            <w:tcBorders>
              <w:bottom w:val="single" w:sz="12" w:space="0" w:color="000000"/>
            </w:tcBorders>
          </w:tcPr>
          <w:p w14:paraId="47C42893" w14:textId="77777777" w:rsidR="003E3278" w:rsidRPr="0052389E" w:rsidRDefault="00CD288E">
            <w:pPr>
              <w:jc w:val="center"/>
              <w:rPr>
                <w:rFonts w:cs="Times New Roman"/>
              </w:rPr>
            </w:pPr>
            <w:r w:rsidRPr="0052389E">
              <w:rPr>
                <w:rFonts w:cs="Times New Roman"/>
                <w:sz w:val="16"/>
              </w:rPr>
              <w:t>47</w:t>
            </w:r>
          </w:p>
        </w:tc>
        <w:tc>
          <w:tcPr>
            <w:tcW w:w="2076" w:type="dxa"/>
            <w:tcBorders>
              <w:bottom w:val="single" w:sz="12" w:space="0" w:color="000000"/>
            </w:tcBorders>
          </w:tcPr>
          <w:p w14:paraId="4B55687E" w14:textId="77777777" w:rsidR="003E3278" w:rsidRPr="0052389E" w:rsidRDefault="00CD288E">
            <w:pPr>
              <w:jc w:val="center"/>
              <w:rPr>
                <w:rFonts w:cs="Times New Roman"/>
              </w:rPr>
            </w:pPr>
            <w:r w:rsidRPr="0052389E">
              <w:rPr>
                <w:rFonts w:cs="Times New Roman"/>
                <w:sz w:val="16"/>
              </w:rPr>
              <w:t>%</w:t>
            </w:r>
          </w:p>
        </w:tc>
      </w:tr>
    </w:tbl>
    <w:p w14:paraId="7718D1A5" w14:textId="77777777" w:rsidR="00D11294" w:rsidRPr="0052389E" w:rsidRDefault="00D11294">
      <w:pPr>
        <w:spacing w:before="160"/>
        <w:rPr>
          <w:rFonts w:cs="Times New Roman"/>
        </w:rPr>
      </w:pPr>
    </w:p>
    <w:p w14:paraId="0E2F97C9" w14:textId="77777777" w:rsidR="00D11294" w:rsidRPr="00797814" w:rsidRDefault="00CD288E" w:rsidP="00797814">
      <w:pPr>
        <w:pStyle w:val="31"/>
        <w:rPr>
          <w:rFonts w:ascii="Times New Roman" w:eastAsia="宋体" w:hAnsi="Times New Roman" w:cs="Times New Roman"/>
          <w:lang w:eastAsia="zh-CN"/>
        </w:rPr>
      </w:pPr>
      <w:r>
        <w:rPr>
          <w:b/>
        </w:rPr>
        <w:t>Model selection</w:t>
      </w:r>
    </w:p>
    <w:p w14:paraId="52DEC2C6" w14:textId="77777777" w:rsidR="00D11294" w:rsidRPr="00797814" w:rsidRDefault="00CD288E" w:rsidP="00797814">
      <w:pPr>
        <w:jc w:val="both"/>
        <w:rPr>
          <w:rFonts w:eastAsia="宋体" w:cs="Times New Roman"/>
          <w:lang w:eastAsia="zh-CN"/>
        </w:rPr>
      </w:pPr>
      <w:r w:rsidRPr="0052389E">
        <w:rPr>
          <w:rFonts w:cs="Times New Roman"/>
        </w:rPr>
        <w:t xml:space="preserve">The dual-component model achieves R² = 0.9939 (RMSE = 0.0210; Figure 8a). The fitted parameters are listed in Table 3. Four simpler single-component models—single Gaussian, single erfc, exponential decay, and K-P power law—were fitted to the same dataset using the identical optimization protocol (Figure 9a, Table 4). Each captures one feature of the BTC at the expense of the other: the Gaussian fits the peak (R² = 0.948) but misses the tail entirely; the erfc captures the tail (R² = 0.716) but cannot reproduce the peak. Model selection statistics decisively favor the dual-component formulation: ΔAICc = 32.7 versus the single Gaussian, </w:t>
      </w:r>
      <w:r w:rsidRPr="0052389E">
        <w:rPr>
          <w:rFonts w:cs="Times New Roman"/>
        </w:rPr>
        <w:lastRenderedPageBreak/>
        <w:t>and an F-test decisively rejects the simpler model (F(3, 14) = 34.70, p &lt; 10⁻⁶; Table 4, Figure 9b).</w:t>
      </w:r>
    </w:p>
    <w:p w14:paraId="46E30E14" w14:textId="22894539" w:rsidR="00D11294" w:rsidRPr="0052389E" w:rsidRDefault="00563B68">
      <w:pPr>
        <w:jc w:val="center"/>
        <w:rPr>
          <w:rFonts w:cs="Times New Roman"/>
        </w:rPr>
      </w:pPr>
      <w:r>
        <w:rPr>
          <w:noProof/>
          <w:lang w:eastAsia="zh-CN"/>
        </w:rPr>
        <w:drawing>
          <wp:inline distT="0" distB="0" distL="0" distR="0" wp14:anchorId="328FB0BA" wp14:editId="02B7A748">
            <wp:extent cx="5274310" cy="1997075"/>
            <wp:effectExtent l="0" t="0" r="2540" b="3175"/>
            <wp:docPr id="17871464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1997075"/>
                    </a:xfrm>
                    <a:prstGeom prst="rect">
                      <a:avLst/>
                    </a:prstGeom>
                    <a:noFill/>
                    <a:ln>
                      <a:noFill/>
                    </a:ln>
                  </pic:spPr>
                </pic:pic>
              </a:graphicData>
            </a:graphic>
          </wp:inline>
        </w:drawing>
      </w:r>
    </w:p>
    <w:p w14:paraId="0FA0018A" w14:textId="77777777" w:rsidR="00D11294" w:rsidRPr="0052389E" w:rsidRDefault="00CD288E" w:rsidP="0052389E">
      <w:pPr>
        <w:spacing w:after="200"/>
        <w:jc w:val="center"/>
        <w:rPr>
          <w:rFonts w:cs="Times New Roman"/>
          <w:b/>
          <w:bCs/>
        </w:rPr>
      </w:pPr>
      <w:r w:rsidRPr="0052389E">
        <w:rPr>
          <w:rFonts w:cs="Times New Roman"/>
          <w:b/>
          <w:bCs/>
          <w:sz w:val="18"/>
        </w:rPr>
        <w:t>Figure 8. Breakthrough curve fitting. (a) Dual-component model (R² = 0.9939) with component decomposition. (b) Residuals. (c) Flow rate self-calibration.</w:t>
      </w:r>
    </w:p>
    <w:p w14:paraId="0867D0AC" w14:textId="77777777" w:rsidR="00D11294" w:rsidRPr="0052389E" w:rsidRDefault="00D11294">
      <w:pPr>
        <w:spacing w:before="120"/>
        <w:rPr>
          <w:rFonts w:cs="Times New Roman"/>
        </w:rPr>
      </w:pPr>
    </w:p>
    <w:p w14:paraId="11BCF92E" w14:textId="5D379192" w:rsidR="00D11294" w:rsidRPr="0052389E" w:rsidRDefault="00563B68">
      <w:pPr>
        <w:jc w:val="center"/>
        <w:rPr>
          <w:rFonts w:cs="Times New Roman"/>
        </w:rPr>
      </w:pPr>
      <w:r>
        <w:rPr>
          <w:noProof/>
          <w:lang w:eastAsia="zh-CN"/>
        </w:rPr>
        <w:drawing>
          <wp:inline distT="0" distB="0" distL="0" distR="0" wp14:anchorId="31700FD2" wp14:editId="060CA961">
            <wp:extent cx="5107845" cy="2664000"/>
            <wp:effectExtent l="0" t="0" r="0" b="3175"/>
            <wp:docPr id="158290828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07845" cy="2664000"/>
                    </a:xfrm>
                    <a:prstGeom prst="rect">
                      <a:avLst/>
                    </a:prstGeom>
                    <a:noFill/>
                    <a:ln>
                      <a:noFill/>
                    </a:ln>
                  </pic:spPr>
                </pic:pic>
              </a:graphicData>
            </a:graphic>
          </wp:inline>
        </w:drawing>
      </w:r>
    </w:p>
    <w:p w14:paraId="19B01103" w14:textId="77777777" w:rsidR="00D11294" w:rsidRPr="0052389E" w:rsidRDefault="00CD288E" w:rsidP="0052389E">
      <w:pPr>
        <w:spacing w:after="200"/>
        <w:jc w:val="center"/>
        <w:rPr>
          <w:rFonts w:cs="Times New Roman"/>
          <w:b/>
          <w:bCs/>
        </w:rPr>
      </w:pPr>
      <w:r w:rsidRPr="0052389E">
        <w:rPr>
          <w:rFonts w:cs="Times New Roman"/>
          <w:b/>
          <w:bCs/>
          <w:sz w:val="18"/>
        </w:rPr>
        <w:t>Figure 9. Model selection. (a) Five candidate model fits. (b) ΔAICc comparison (F(3,14) = 34.70, p &lt; 10⁻⁶).</w:t>
      </w:r>
    </w:p>
    <w:p w14:paraId="12895584" w14:textId="77777777" w:rsidR="00195952" w:rsidRPr="0052389E" w:rsidRDefault="00CD288E" w:rsidP="0052389E">
      <w:pPr>
        <w:spacing w:before="80" w:after="40"/>
        <w:jc w:val="center"/>
        <w:rPr>
          <w:rFonts w:cs="Times New Roman"/>
        </w:rPr>
      </w:pPr>
      <w:r w:rsidRPr="0052389E">
        <w:rPr>
          <w:rFonts w:cs="Times New Roman"/>
          <w:b/>
          <w:sz w:val="18"/>
        </w:rPr>
        <w:t>Table 4. Model selection statistics for breakthrough curve fitting (N = 21 data points).</w:t>
      </w:r>
    </w:p>
    <w:p>
      <w:r>
        <w:rPr>
          <w:b/>
        </w:rPr>
        <w:t>Physical consistency</w:t>
      </w:r>
    </w:p>
    <w:tbl>
      <w:tblPr>
        <w:tblW w:w="0" w:type="auto"/>
        <w:jc w:val="center"/>
        <w:tblLook w:val="04A0" w:firstRow="1" w:lastRow="0" w:firstColumn="1" w:lastColumn="0" w:noHBand="0" w:noVBand="1"/>
      </w:tblPr>
      <w:tblGrid>
        <w:gridCol w:w="1038"/>
        <w:gridCol w:w="1038"/>
        <w:gridCol w:w="1038"/>
        <w:gridCol w:w="1038"/>
        <w:gridCol w:w="1038"/>
        <w:gridCol w:w="1038"/>
        <w:gridCol w:w="1038"/>
      </w:tblGrid>
      <w:tr w:rsidR="003E3278" w:rsidRPr="0052389E" w14:paraId="1181C9DD" w14:textId="77777777" w:rsidTr="0052389E">
        <w:trPr>
          <w:jc w:val="center"/>
        </w:trPr>
        <w:tc>
          <w:tcPr>
            <w:tcW w:w="1038" w:type="dxa"/>
            <w:tcBorders>
              <w:top w:val="single" w:sz="12" w:space="0" w:color="auto"/>
              <w:bottom w:val="single" w:sz="6" w:space="0" w:color="000000"/>
            </w:tcBorders>
          </w:tcPr>
          <w:p w14:paraId="39A26FFC" w14:textId="77777777" w:rsidR="003E3278" w:rsidRPr="0052389E" w:rsidRDefault="00CD288E">
            <w:pPr>
              <w:jc w:val="center"/>
              <w:rPr>
                <w:rFonts w:cs="Times New Roman"/>
              </w:rPr>
            </w:pPr>
            <w:r w:rsidRPr="0052389E">
              <w:rPr>
                <w:rFonts w:cs="Times New Roman"/>
                <w:b/>
                <w:sz w:val="16"/>
              </w:rPr>
              <w:t>Model</w:t>
            </w:r>
          </w:p>
        </w:tc>
        <w:tc>
          <w:tcPr>
            <w:tcW w:w="1038" w:type="dxa"/>
            <w:tcBorders>
              <w:top w:val="single" w:sz="12" w:space="0" w:color="auto"/>
              <w:bottom w:val="single" w:sz="6" w:space="0" w:color="000000"/>
            </w:tcBorders>
          </w:tcPr>
          <w:p w14:paraId="27AEF7E1" w14:textId="77777777" w:rsidR="003E3278" w:rsidRPr="0052389E" w:rsidRDefault="00CD288E">
            <w:pPr>
              <w:jc w:val="center"/>
              <w:rPr>
                <w:rFonts w:cs="Times New Roman"/>
              </w:rPr>
            </w:pPr>
            <w:r w:rsidRPr="0052389E">
              <w:rPr>
                <w:rFonts w:cs="Times New Roman"/>
                <w:b/>
                <w:sz w:val="16"/>
              </w:rPr>
              <w:t>k</w:t>
            </w:r>
          </w:p>
        </w:tc>
        <w:tc>
          <w:tcPr>
            <w:tcW w:w="1038" w:type="dxa"/>
            <w:tcBorders>
              <w:top w:val="single" w:sz="12" w:space="0" w:color="auto"/>
              <w:bottom w:val="single" w:sz="6" w:space="0" w:color="000000"/>
            </w:tcBorders>
          </w:tcPr>
          <w:p w14:paraId="7E684AB3" w14:textId="77777777" w:rsidR="003E3278" w:rsidRPr="0052389E" w:rsidRDefault="00CD288E">
            <w:pPr>
              <w:jc w:val="center"/>
              <w:rPr>
                <w:rFonts w:cs="Times New Roman"/>
              </w:rPr>
            </w:pPr>
            <w:r w:rsidRPr="0052389E">
              <w:rPr>
                <w:rFonts w:cs="Times New Roman"/>
                <w:b/>
                <w:sz w:val="16"/>
              </w:rPr>
              <w:t>R²</w:t>
            </w:r>
          </w:p>
        </w:tc>
        <w:tc>
          <w:tcPr>
            <w:tcW w:w="1038" w:type="dxa"/>
            <w:tcBorders>
              <w:top w:val="single" w:sz="12" w:space="0" w:color="auto"/>
              <w:bottom w:val="single" w:sz="6" w:space="0" w:color="000000"/>
            </w:tcBorders>
          </w:tcPr>
          <w:p w14:paraId="0206BEAD" w14:textId="77777777" w:rsidR="003E3278" w:rsidRPr="0052389E" w:rsidRDefault="00CD288E">
            <w:pPr>
              <w:jc w:val="center"/>
              <w:rPr>
                <w:rFonts w:cs="Times New Roman"/>
              </w:rPr>
            </w:pPr>
            <w:r w:rsidRPr="0052389E">
              <w:rPr>
                <w:rFonts w:cs="Times New Roman"/>
                <w:b/>
                <w:sz w:val="16"/>
              </w:rPr>
              <w:t>RMSE</w:t>
            </w:r>
          </w:p>
        </w:tc>
        <w:tc>
          <w:tcPr>
            <w:tcW w:w="1038" w:type="dxa"/>
            <w:tcBorders>
              <w:top w:val="single" w:sz="12" w:space="0" w:color="auto"/>
              <w:bottom w:val="single" w:sz="6" w:space="0" w:color="000000"/>
            </w:tcBorders>
          </w:tcPr>
          <w:p w14:paraId="57CD99E2" w14:textId="77777777" w:rsidR="003E3278" w:rsidRPr="0052389E" w:rsidRDefault="00CD288E">
            <w:pPr>
              <w:jc w:val="center"/>
              <w:rPr>
                <w:rFonts w:cs="Times New Roman"/>
              </w:rPr>
            </w:pPr>
            <w:r w:rsidRPr="0052389E">
              <w:rPr>
                <w:rFonts w:cs="Times New Roman"/>
                <w:b/>
                <w:sz w:val="16"/>
              </w:rPr>
              <w:t>AICc</w:t>
            </w:r>
          </w:p>
        </w:tc>
        <w:tc>
          <w:tcPr>
            <w:tcW w:w="1038" w:type="dxa"/>
            <w:tcBorders>
              <w:top w:val="single" w:sz="12" w:space="0" w:color="auto"/>
              <w:bottom w:val="single" w:sz="6" w:space="0" w:color="000000"/>
            </w:tcBorders>
          </w:tcPr>
          <w:p w14:paraId="0595654C" w14:textId="77777777" w:rsidR="003E3278" w:rsidRPr="0052389E" w:rsidRDefault="00CD288E">
            <w:pPr>
              <w:jc w:val="center"/>
              <w:rPr>
                <w:rFonts w:cs="Times New Roman"/>
              </w:rPr>
            </w:pPr>
            <w:r w:rsidRPr="0052389E">
              <w:rPr>
                <w:rFonts w:cs="Times New Roman"/>
                <w:b/>
                <w:sz w:val="16"/>
              </w:rPr>
              <w:t>ΔAICc</w:t>
            </w:r>
          </w:p>
        </w:tc>
        <w:tc>
          <w:tcPr>
            <w:tcW w:w="1038" w:type="dxa"/>
            <w:tcBorders>
              <w:top w:val="single" w:sz="12" w:space="0" w:color="auto"/>
              <w:bottom w:val="single" w:sz="6" w:space="0" w:color="000000"/>
            </w:tcBorders>
          </w:tcPr>
          <w:p w14:paraId="4F5BD832" w14:textId="77777777" w:rsidR="003E3278" w:rsidRPr="0052389E" w:rsidRDefault="00CD288E">
            <w:pPr>
              <w:jc w:val="center"/>
              <w:rPr>
                <w:rFonts w:cs="Times New Roman"/>
              </w:rPr>
            </w:pPr>
            <w:r w:rsidRPr="0052389E">
              <w:rPr>
                <w:rFonts w:cs="Times New Roman"/>
                <w:b/>
                <w:sz w:val="16"/>
              </w:rPr>
              <w:t>Weight</w:t>
            </w:r>
          </w:p>
        </w:tc>
      </w:tr>
      <w:tr w:rsidR="003E3278" w:rsidRPr="0052389E" w14:paraId="19C6D1A2" w14:textId="77777777">
        <w:trPr>
          <w:jc w:val="center"/>
        </w:trPr>
        <w:tc>
          <w:tcPr>
            <w:tcW w:w="1038" w:type="dxa"/>
          </w:tcPr>
          <w:p w14:paraId="3B29D2A4" w14:textId="77777777" w:rsidR="003E3278" w:rsidRPr="0052389E" w:rsidRDefault="00CD288E">
            <w:pPr>
              <w:rPr>
                <w:rFonts w:cs="Times New Roman"/>
              </w:rPr>
            </w:pPr>
            <w:r w:rsidRPr="0052389E">
              <w:rPr>
                <w:rFonts w:cs="Times New Roman"/>
                <w:sz w:val="16"/>
              </w:rPr>
              <w:t>Dual-component tanh-blended</w:t>
            </w:r>
          </w:p>
        </w:tc>
        <w:tc>
          <w:tcPr>
            <w:tcW w:w="1038" w:type="dxa"/>
          </w:tcPr>
          <w:p w14:paraId="4E82AFA0" w14:textId="77777777" w:rsidR="003E3278" w:rsidRPr="0052389E" w:rsidRDefault="00CD288E">
            <w:pPr>
              <w:jc w:val="center"/>
              <w:rPr>
                <w:rFonts w:cs="Times New Roman"/>
              </w:rPr>
            </w:pPr>
            <w:r w:rsidRPr="0052389E">
              <w:rPr>
                <w:rFonts w:cs="Times New Roman"/>
                <w:sz w:val="16"/>
              </w:rPr>
              <w:t>7</w:t>
            </w:r>
          </w:p>
        </w:tc>
        <w:tc>
          <w:tcPr>
            <w:tcW w:w="1038" w:type="dxa"/>
          </w:tcPr>
          <w:p w14:paraId="069862FF" w14:textId="77777777" w:rsidR="003E3278" w:rsidRPr="0052389E" w:rsidRDefault="00CD288E">
            <w:pPr>
              <w:jc w:val="center"/>
              <w:rPr>
                <w:rFonts w:cs="Times New Roman"/>
              </w:rPr>
            </w:pPr>
            <w:r w:rsidRPr="0052389E">
              <w:rPr>
                <w:rFonts w:cs="Times New Roman"/>
                <w:sz w:val="16"/>
              </w:rPr>
              <w:t>0.9939</w:t>
            </w:r>
          </w:p>
        </w:tc>
        <w:tc>
          <w:tcPr>
            <w:tcW w:w="1038" w:type="dxa"/>
          </w:tcPr>
          <w:p w14:paraId="1F1A8A42" w14:textId="77777777" w:rsidR="003E3278" w:rsidRPr="0052389E" w:rsidRDefault="00CD288E">
            <w:pPr>
              <w:jc w:val="center"/>
              <w:rPr>
                <w:rFonts w:cs="Times New Roman"/>
              </w:rPr>
            </w:pPr>
            <w:r w:rsidRPr="0052389E">
              <w:rPr>
                <w:rFonts w:cs="Times New Roman"/>
                <w:sz w:val="16"/>
              </w:rPr>
              <w:t>0.0210</w:t>
            </w:r>
          </w:p>
        </w:tc>
        <w:tc>
          <w:tcPr>
            <w:tcW w:w="1038" w:type="dxa"/>
          </w:tcPr>
          <w:p w14:paraId="5836D39A" w14:textId="77777777" w:rsidR="003E3278" w:rsidRPr="0052389E" w:rsidRDefault="00CD288E">
            <w:pPr>
              <w:jc w:val="center"/>
              <w:rPr>
                <w:rFonts w:cs="Times New Roman"/>
              </w:rPr>
            </w:pPr>
            <w:r w:rsidRPr="0052389E">
              <w:rPr>
                <w:rFonts w:cs="Times New Roman"/>
                <w:sz w:val="16"/>
              </w:rPr>
              <w:t>−139.70</w:t>
            </w:r>
          </w:p>
        </w:tc>
        <w:tc>
          <w:tcPr>
            <w:tcW w:w="1038" w:type="dxa"/>
          </w:tcPr>
          <w:p w14:paraId="4A609BAD" w14:textId="77777777" w:rsidR="003E3278" w:rsidRPr="0052389E" w:rsidRDefault="00CD288E">
            <w:pPr>
              <w:jc w:val="center"/>
              <w:rPr>
                <w:rFonts w:cs="Times New Roman"/>
              </w:rPr>
            </w:pPr>
            <w:r w:rsidRPr="0052389E">
              <w:rPr>
                <w:rFonts w:cs="Times New Roman"/>
                <w:sz w:val="16"/>
              </w:rPr>
              <w:t>0.00</w:t>
            </w:r>
          </w:p>
        </w:tc>
        <w:tc>
          <w:tcPr>
            <w:tcW w:w="1038" w:type="dxa"/>
          </w:tcPr>
          <w:p w14:paraId="774128CA" w14:textId="77777777" w:rsidR="003E3278" w:rsidRPr="0052389E" w:rsidRDefault="00CD288E">
            <w:pPr>
              <w:jc w:val="center"/>
              <w:rPr>
                <w:rFonts w:cs="Times New Roman"/>
              </w:rPr>
            </w:pPr>
            <w:r w:rsidRPr="0052389E">
              <w:rPr>
                <w:rFonts w:cs="Times New Roman"/>
                <w:sz w:val="16"/>
              </w:rPr>
              <w:t>1.000</w:t>
            </w:r>
          </w:p>
        </w:tc>
      </w:tr>
      <w:tr w:rsidR="003E3278" w:rsidRPr="0052389E" w14:paraId="79F79D22" w14:textId="77777777">
        <w:trPr>
          <w:jc w:val="center"/>
        </w:trPr>
        <w:tc>
          <w:tcPr>
            <w:tcW w:w="1038" w:type="dxa"/>
          </w:tcPr>
          <w:p w14:paraId="7B64FE41" w14:textId="77777777" w:rsidR="003E3278" w:rsidRPr="0052389E" w:rsidRDefault="00CD288E">
            <w:pPr>
              <w:rPr>
                <w:rFonts w:cs="Times New Roman"/>
              </w:rPr>
            </w:pPr>
            <w:r w:rsidRPr="0052389E">
              <w:rPr>
                <w:rFonts w:cs="Times New Roman"/>
                <w:sz w:val="16"/>
              </w:rPr>
              <w:lastRenderedPageBreak/>
              <w:t>Single Gaussian</w:t>
            </w:r>
          </w:p>
        </w:tc>
        <w:tc>
          <w:tcPr>
            <w:tcW w:w="1038" w:type="dxa"/>
          </w:tcPr>
          <w:p w14:paraId="6C7AEB9D" w14:textId="77777777" w:rsidR="003E3278" w:rsidRPr="0052389E" w:rsidRDefault="00CD288E">
            <w:pPr>
              <w:jc w:val="center"/>
              <w:rPr>
                <w:rFonts w:cs="Times New Roman"/>
              </w:rPr>
            </w:pPr>
            <w:r w:rsidRPr="0052389E">
              <w:rPr>
                <w:rFonts w:cs="Times New Roman"/>
                <w:sz w:val="16"/>
              </w:rPr>
              <w:t>4</w:t>
            </w:r>
          </w:p>
        </w:tc>
        <w:tc>
          <w:tcPr>
            <w:tcW w:w="1038" w:type="dxa"/>
          </w:tcPr>
          <w:p w14:paraId="42ADC45F" w14:textId="77777777" w:rsidR="003E3278" w:rsidRPr="0052389E" w:rsidRDefault="00CD288E">
            <w:pPr>
              <w:jc w:val="center"/>
              <w:rPr>
                <w:rFonts w:cs="Times New Roman"/>
              </w:rPr>
            </w:pPr>
            <w:r w:rsidRPr="0052389E">
              <w:rPr>
                <w:rFonts w:cs="Times New Roman"/>
                <w:sz w:val="16"/>
              </w:rPr>
              <w:t>0.9482</w:t>
            </w:r>
          </w:p>
        </w:tc>
        <w:tc>
          <w:tcPr>
            <w:tcW w:w="1038" w:type="dxa"/>
          </w:tcPr>
          <w:p w14:paraId="1F533E5D" w14:textId="77777777" w:rsidR="003E3278" w:rsidRPr="0052389E" w:rsidRDefault="00CD288E">
            <w:pPr>
              <w:jc w:val="center"/>
              <w:rPr>
                <w:rFonts w:cs="Times New Roman"/>
              </w:rPr>
            </w:pPr>
            <w:r w:rsidRPr="0052389E">
              <w:rPr>
                <w:rFonts w:cs="Times New Roman"/>
                <w:sz w:val="16"/>
              </w:rPr>
              <w:t>0.0609</w:t>
            </w:r>
          </w:p>
        </w:tc>
        <w:tc>
          <w:tcPr>
            <w:tcW w:w="1038" w:type="dxa"/>
          </w:tcPr>
          <w:p w14:paraId="578C450F" w14:textId="77777777" w:rsidR="003E3278" w:rsidRPr="0052389E" w:rsidRDefault="00CD288E">
            <w:pPr>
              <w:jc w:val="center"/>
              <w:rPr>
                <w:rFonts w:cs="Times New Roman"/>
              </w:rPr>
            </w:pPr>
            <w:r w:rsidRPr="0052389E">
              <w:rPr>
                <w:rFonts w:cs="Times New Roman"/>
                <w:sz w:val="16"/>
              </w:rPr>
              <w:t>−107.04</w:t>
            </w:r>
          </w:p>
        </w:tc>
        <w:tc>
          <w:tcPr>
            <w:tcW w:w="1038" w:type="dxa"/>
          </w:tcPr>
          <w:p w14:paraId="3B423108" w14:textId="77777777" w:rsidR="003E3278" w:rsidRPr="0052389E" w:rsidRDefault="00CD288E">
            <w:pPr>
              <w:jc w:val="center"/>
              <w:rPr>
                <w:rFonts w:cs="Times New Roman"/>
              </w:rPr>
            </w:pPr>
            <w:r w:rsidRPr="0052389E">
              <w:rPr>
                <w:rFonts w:cs="Times New Roman"/>
                <w:sz w:val="16"/>
              </w:rPr>
              <w:t>32.66</w:t>
            </w:r>
          </w:p>
        </w:tc>
        <w:tc>
          <w:tcPr>
            <w:tcW w:w="1038" w:type="dxa"/>
          </w:tcPr>
          <w:p w14:paraId="755FDEEA" w14:textId="77777777" w:rsidR="003E3278" w:rsidRPr="0052389E" w:rsidRDefault="00CD288E">
            <w:pPr>
              <w:jc w:val="center"/>
              <w:rPr>
                <w:rFonts w:cs="Times New Roman"/>
              </w:rPr>
            </w:pPr>
            <w:r w:rsidRPr="0052389E">
              <w:rPr>
                <w:rFonts w:cs="Times New Roman"/>
                <w:sz w:val="16"/>
              </w:rPr>
              <w:t>&lt;10⁻⁴</w:t>
            </w:r>
          </w:p>
        </w:tc>
      </w:tr>
      <w:tr w:rsidR="003E3278" w:rsidRPr="0052389E" w14:paraId="090C98D2" w14:textId="77777777">
        <w:trPr>
          <w:jc w:val="center"/>
        </w:trPr>
        <w:tc>
          <w:tcPr>
            <w:tcW w:w="1038" w:type="dxa"/>
          </w:tcPr>
          <w:p w14:paraId="2B54115F" w14:textId="77777777" w:rsidR="003E3278" w:rsidRPr="0052389E" w:rsidRDefault="00CD288E">
            <w:pPr>
              <w:rPr>
                <w:rFonts w:cs="Times New Roman"/>
              </w:rPr>
            </w:pPr>
            <w:r w:rsidRPr="0052389E">
              <w:rPr>
                <w:rFonts w:cs="Times New Roman"/>
                <w:sz w:val="16"/>
              </w:rPr>
              <w:t>Single erfc</w:t>
            </w:r>
          </w:p>
        </w:tc>
        <w:tc>
          <w:tcPr>
            <w:tcW w:w="1038" w:type="dxa"/>
          </w:tcPr>
          <w:p w14:paraId="532B3244" w14:textId="77777777" w:rsidR="003E3278" w:rsidRPr="0052389E" w:rsidRDefault="00CD288E">
            <w:pPr>
              <w:jc w:val="center"/>
              <w:rPr>
                <w:rFonts w:cs="Times New Roman"/>
              </w:rPr>
            </w:pPr>
            <w:r w:rsidRPr="0052389E">
              <w:rPr>
                <w:rFonts w:cs="Times New Roman"/>
                <w:sz w:val="16"/>
              </w:rPr>
              <w:t>4</w:t>
            </w:r>
          </w:p>
        </w:tc>
        <w:tc>
          <w:tcPr>
            <w:tcW w:w="1038" w:type="dxa"/>
          </w:tcPr>
          <w:p w14:paraId="3B3442DB" w14:textId="77777777" w:rsidR="003E3278" w:rsidRPr="0052389E" w:rsidRDefault="00CD288E">
            <w:pPr>
              <w:jc w:val="center"/>
              <w:rPr>
                <w:rFonts w:cs="Times New Roman"/>
              </w:rPr>
            </w:pPr>
            <w:r w:rsidRPr="0052389E">
              <w:rPr>
                <w:rFonts w:cs="Times New Roman"/>
                <w:sz w:val="16"/>
              </w:rPr>
              <w:t>0.7159</w:t>
            </w:r>
          </w:p>
        </w:tc>
        <w:tc>
          <w:tcPr>
            <w:tcW w:w="1038" w:type="dxa"/>
          </w:tcPr>
          <w:p w14:paraId="5EF59177" w14:textId="77777777" w:rsidR="003E3278" w:rsidRPr="0052389E" w:rsidRDefault="00CD288E">
            <w:pPr>
              <w:jc w:val="center"/>
              <w:rPr>
                <w:rFonts w:cs="Times New Roman"/>
              </w:rPr>
            </w:pPr>
            <w:r w:rsidRPr="0052389E">
              <w:rPr>
                <w:rFonts w:cs="Times New Roman"/>
                <w:sz w:val="16"/>
              </w:rPr>
              <w:t>0.1427</w:t>
            </w:r>
          </w:p>
        </w:tc>
        <w:tc>
          <w:tcPr>
            <w:tcW w:w="1038" w:type="dxa"/>
          </w:tcPr>
          <w:p w14:paraId="0DDA6E21" w14:textId="77777777" w:rsidR="003E3278" w:rsidRPr="0052389E" w:rsidRDefault="00CD288E">
            <w:pPr>
              <w:jc w:val="center"/>
              <w:rPr>
                <w:rFonts w:cs="Times New Roman"/>
              </w:rPr>
            </w:pPr>
            <w:r w:rsidRPr="0052389E">
              <w:rPr>
                <w:rFonts w:cs="Times New Roman"/>
                <w:sz w:val="16"/>
              </w:rPr>
              <w:t>−71.28</w:t>
            </w:r>
          </w:p>
        </w:tc>
        <w:tc>
          <w:tcPr>
            <w:tcW w:w="1038" w:type="dxa"/>
          </w:tcPr>
          <w:p w14:paraId="0FBFB10C" w14:textId="77777777" w:rsidR="003E3278" w:rsidRPr="0052389E" w:rsidRDefault="00CD288E">
            <w:pPr>
              <w:jc w:val="center"/>
              <w:rPr>
                <w:rFonts w:cs="Times New Roman"/>
              </w:rPr>
            </w:pPr>
            <w:r w:rsidRPr="0052389E">
              <w:rPr>
                <w:rFonts w:cs="Times New Roman"/>
                <w:sz w:val="16"/>
              </w:rPr>
              <w:t>68.42</w:t>
            </w:r>
          </w:p>
        </w:tc>
        <w:tc>
          <w:tcPr>
            <w:tcW w:w="1038" w:type="dxa"/>
          </w:tcPr>
          <w:p w14:paraId="47F7D0A8" w14:textId="77777777" w:rsidR="003E3278" w:rsidRPr="0052389E" w:rsidRDefault="00CD288E">
            <w:pPr>
              <w:jc w:val="center"/>
              <w:rPr>
                <w:rFonts w:cs="Times New Roman"/>
              </w:rPr>
            </w:pPr>
            <w:r w:rsidRPr="0052389E">
              <w:rPr>
                <w:rFonts w:cs="Times New Roman"/>
                <w:sz w:val="16"/>
              </w:rPr>
              <w:t>&lt;10⁻⁴</w:t>
            </w:r>
          </w:p>
        </w:tc>
      </w:tr>
      <w:tr w:rsidR="003E3278" w:rsidRPr="0052389E" w14:paraId="1DCAF683" w14:textId="77777777">
        <w:trPr>
          <w:jc w:val="center"/>
        </w:trPr>
        <w:tc>
          <w:tcPr>
            <w:tcW w:w="1038" w:type="dxa"/>
          </w:tcPr>
          <w:p w14:paraId="434F7752" w14:textId="77777777" w:rsidR="003E3278" w:rsidRPr="0052389E" w:rsidRDefault="00CD288E">
            <w:pPr>
              <w:rPr>
                <w:rFonts w:cs="Times New Roman"/>
              </w:rPr>
            </w:pPr>
            <w:r w:rsidRPr="0052389E">
              <w:rPr>
                <w:rFonts w:cs="Times New Roman"/>
                <w:sz w:val="16"/>
              </w:rPr>
              <w:t>Exponential decay</w:t>
            </w:r>
          </w:p>
        </w:tc>
        <w:tc>
          <w:tcPr>
            <w:tcW w:w="1038" w:type="dxa"/>
          </w:tcPr>
          <w:p w14:paraId="5AA1661F" w14:textId="77777777" w:rsidR="003E3278" w:rsidRPr="0052389E" w:rsidRDefault="00CD288E">
            <w:pPr>
              <w:jc w:val="center"/>
              <w:rPr>
                <w:rFonts w:cs="Times New Roman"/>
              </w:rPr>
            </w:pPr>
            <w:r w:rsidRPr="0052389E">
              <w:rPr>
                <w:rFonts w:cs="Times New Roman"/>
                <w:sz w:val="16"/>
              </w:rPr>
              <w:t>3</w:t>
            </w:r>
          </w:p>
        </w:tc>
        <w:tc>
          <w:tcPr>
            <w:tcW w:w="1038" w:type="dxa"/>
          </w:tcPr>
          <w:p w14:paraId="7CD78B39" w14:textId="77777777" w:rsidR="003E3278" w:rsidRPr="0052389E" w:rsidRDefault="00CD288E">
            <w:pPr>
              <w:jc w:val="center"/>
              <w:rPr>
                <w:rFonts w:cs="Times New Roman"/>
              </w:rPr>
            </w:pPr>
            <w:r w:rsidRPr="0052389E">
              <w:rPr>
                <w:rFonts w:cs="Times New Roman"/>
                <w:sz w:val="16"/>
              </w:rPr>
              <w:t>0.7517</w:t>
            </w:r>
          </w:p>
        </w:tc>
        <w:tc>
          <w:tcPr>
            <w:tcW w:w="1038" w:type="dxa"/>
          </w:tcPr>
          <w:p w14:paraId="74051359" w14:textId="77777777" w:rsidR="003E3278" w:rsidRPr="0052389E" w:rsidRDefault="00CD288E">
            <w:pPr>
              <w:jc w:val="center"/>
              <w:rPr>
                <w:rFonts w:cs="Times New Roman"/>
              </w:rPr>
            </w:pPr>
            <w:r w:rsidRPr="0052389E">
              <w:rPr>
                <w:rFonts w:cs="Times New Roman"/>
                <w:sz w:val="16"/>
              </w:rPr>
              <w:t>0.1334</w:t>
            </w:r>
          </w:p>
        </w:tc>
        <w:tc>
          <w:tcPr>
            <w:tcW w:w="1038" w:type="dxa"/>
          </w:tcPr>
          <w:p w14:paraId="01C4311A" w14:textId="77777777" w:rsidR="003E3278" w:rsidRPr="0052389E" w:rsidRDefault="00CD288E">
            <w:pPr>
              <w:jc w:val="center"/>
              <w:rPr>
                <w:rFonts w:cs="Times New Roman"/>
              </w:rPr>
            </w:pPr>
            <w:r w:rsidRPr="0052389E">
              <w:rPr>
                <w:rFonts w:cs="Times New Roman"/>
                <w:sz w:val="16"/>
              </w:rPr>
              <w:t>−77.20</w:t>
            </w:r>
          </w:p>
        </w:tc>
        <w:tc>
          <w:tcPr>
            <w:tcW w:w="1038" w:type="dxa"/>
          </w:tcPr>
          <w:p w14:paraId="5E9C57FC" w14:textId="77777777" w:rsidR="003E3278" w:rsidRPr="0052389E" w:rsidRDefault="00CD288E">
            <w:pPr>
              <w:jc w:val="center"/>
              <w:rPr>
                <w:rFonts w:cs="Times New Roman"/>
              </w:rPr>
            </w:pPr>
            <w:r w:rsidRPr="0052389E">
              <w:rPr>
                <w:rFonts w:cs="Times New Roman"/>
                <w:sz w:val="16"/>
              </w:rPr>
              <w:t>62.51</w:t>
            </w:r>
          </w:p>
        </w:tc>
        <w:tc>
          <w:tcPr>
            <w:tcW w:w="1038" w:type="dxa"/>
          </w:tcPr>
          <w:p w14:paraId="2EE83877" w14:textId="77777777" w:rsidR="003E3278" w:rsidRPr="0052389E" w:rsidRDefault="00CD288E">
            <w:pPr>
              <w:jc w:val="center"/>
              <w:rPr>
                <w:rFonts w:cs="Times New Roman"/>
              </w:rPr>
            </w:pPr>
            <w:r w:rsidRPr="0052389E">
              <w:rPr>
                <w:rFonts w:cs="Times New Roman"/>
                <w:sz w:val="16"/>
              </w:rPr>
              <w:t>&lt;10⁻⁴</w:t>
            </w:r>
          </w:p>
        </w:tc>
      </w:tr>
      <w:tr w:rsidR="003E3278" w:rsidRPr="0052389E" w14:paraId="13C1056D" w14:textId="77777777">
        <w:trPr>
          <w:jc w:val="center"/>
        </w:trPr>
        <w:tc>
          <w:tcPr>
            <w:tcW w:w="1038" w:type="dxa"/>
            <w:tcBorders>
              <w:bottom w:val="single" w:sz="12" w:space="0" w:color="000000"/>
            </w:tcBorders>
          </w:tcPr>
          <w:p w14:paraId="0E5FCBCC" w14:textId="77777777" w:rsidR="003E3278" w:rsidRPr="0052389E" w:rsidRDefault="00CD288E">
            <w:pPr>
              <w:rPr>
                <w:rFonts w:cs="Times New Roman"/>
              </w:rPr>
            </w:pPr>
            <w:r w:rsidRPr="0052389E">
              <w:rPr>
                <w:rFonts w:cs="Times New Roman"/>
                <w:sz w:val="16"/>
              </w:rPr>
              <w:t>Korsmeyer-Peppas</w:t>
            </w:r>
          </w:p>
        </w:tc>
        <w:tc>
          <w:tcPr>
            <w:tcW w:w="1038" w:type="dxa"/>
            <w:tcBorders>
              <w:bottom w:val="single" w:sz="12" w:space="0" w:color="000000"/>
            </w:tcBorders>
          </w:tcPr>
          <w:p w14:paraId="0C19FA2C" w14:textId="77777777" w:rsidR="003E3278" w:rsidRPr="0052389E" w:rsidRDefault="00CD288E">
            <w:pPr>
              <w:jc w:val="center"/>
              <w:rPr>
                <w:rFonts w:cs="Times New Roman"/>
              </w:rPr>
            </w:pPr>
            <w:r w:rsidRPr="0052389E">
              <w:rPr>
                <w:rFonts w:cs="Times New Roman"/>
                <w:sz w:val="16"/>
              </w:rPr>
              <w:t>3</w:t>
            </w:r>
          </w:p>
        </w:tc>
        <w:tc>
          <w:tcPr>
            <w:tcW w:w="1038" w:type="dxa"/>
            <w:tcBorders>
              <w:bottom w:val="single" w:sz="12" w:space="0" w:color="000000"/>
            </w:tcBorders>
          </w:tcPr>
          <w:p w14:paraId="5B9F3224" w14:textId="77777777" w:rsidR="003E3278" w:rsidRPr="0052389E" w:rsidRDefault="00CD288E">
            <w:pPr>
              <w:jc w:val="center"/>
              <w:rPr>
                <w:rFonts w:cs="Times New Roman"/>
              </w:rPr>
            </w:pPr>
            <w:r w:rsidRPr="0052389E">
              <w:rPr>
                <w:rFonts w:cs="Times New Roman"/>
                <w:sz w:val="16"/>
              </w:rPr>
              <w:t>−0.0193</w:t>
            </w:r>
          </w:p>
        </w:tc>
        <w:tc>
          <w:tcPr>
            <w:tcW w:w="1038" w:type="dxa"/>
            <w:tcBorders>
              <w:bottom w:val="single" w:sz="12" w:space="0" w:color="000000"/>
            </w:tcBorders>
          </w:tcPr>
          <w:p w14:paraId="055365D9" w14:textId="77777777" w:rsidR="003E3278" w:rsidRPr="0052389E" w:rsidRDefault="00CD288E">
            <w:pPr>
              <w:jc w:val="center"/>
              <w:rPr>
                <w:rFonts w:cs="Times New Roman"/>
              </w:rPr>
            </w:pPr>
            <w:r w:rsidRPr="0052389E">
              <w:rPr>
                <w:rFonts w:cs="Times New Roman"/>
                <w:sz w:val="16"/>
              </w:rPr>
              <w:t>0.2703</w:t>
            </w:r>
          </w:p>
        </w:tc>
        <w:tc>
          <w:tcPr>
            <w:tcW w:w="1038" w:type="dxa"/>
            <w:tcBorders>
              <w:bottom w:val="single" w:sz="12" w:space="0" w:color="000000"/>
            </w:tcBorders>
          </w:tcPr>
          <w:p w14:paraId="6B76F658" w14:textId="77777777" w:rsidR="003E3278" w:rsidRPr="0052389E" w:rsidRDefault="00CD288E">
            <w:pPr>
              <w:jc w:val="center"/>
              <w:rPr>
                <w:rFonts w:cs="Times New Roman"/>
              </w:rPr>
            </w:pPr>
            <w:r w:rsidRPr="0052389E">
              <w:rPr>
                <w:rFonts w:cs="Times New Roman"/>
                <w:sz w:val="16"/>
              </w:rPr>
              <w:t>−47.54</w:t>
            </w:r>
          </w:p>
        </w:tc>
        <w:tc>
          <w:tcPr>
            <w:tcW w:w="1038" w:type="dxa"/>
            <w:tcBorders>
              <w:bottom w:val="single" w:sz="12" w:space="0" w:color="000000"/>
            </w:tcBorders>
          </w:tcPr>
          <w:p w14:paraId="4DD576DE" w14:textId="77777777" w:rsidR="003E3278" w:rsidRPr="0052389E" w:rsidRDefault="00CD288E">
            <w:pPr>
              <w:jc w:val="center"/>
              <w:rPr>
                <w:rFonts w:cs="Times New Roman"/>
              </w:rPr>
            </w:pPr>
            <w:r w:rsidRPr="0052389E">
              <w:rPr>
                <w:rFonts w:cs="Times New Roman"/>
                <w:sz w:val="16"/>
              </w:rPr>
              <w:t>92.16</w:t>
            </w:r>
          </w:p>
        </w:tc>
        <w:tc>
          <w:tcPr>
            <w:tcW w:w="1038" w:type="dxa"/>
            <w:tcBorders>
              <w:bottom w:val="single" w:sz="12" w:space="0" w:color="000000"/>
            </w:tcBorders>
          </w:tcPr>
          <w:p w14:paraId="113E07E1" w14:textId="77777777" w:rsidR="003E3278" w:rsidRPr="0052389E" w:rsidRDefault="00CD288E">
            <w:pPr>
              <w:jc w:val="center"/>
              <w:rPr>
                <w:rFonts w:cs="Times New Roman"/>
              </w:rPr>
            </w:pPr>
            <w:r w:rsidRPr="0052389E">
              <w:rPr>
                <w:rFonts w:cs="Times New Roman"/>
                <w:sz w:val="16"/>
              </w:rPr>
              <w:t>&lt;10⁻⁴</w:t>
            </w:r>
          </w:p>
        </w:tc>
      </w:tr>
    </w:tbl>
    <w:p w14:paraId="6EF9F366" w14:textId="77777777" w:rsidR="00195952" w:rsidRPr="0052389E" w:rsidRDefault="00CD288E" w:rsidP="00ED0515">
      <w:pPr>
        <w:jc w:val="both"/>
        <w:rPr>
          <w:rFonts w:cs="Times New Roman"/>
        </w:rPr>
      </w:pPr>
      <w:r w:rsidRPr="0052389E">
        <w:rPr>
          <w:rFonts w:cs="Times New Roman"/>
        </w:rPr>
        <w:t>Beyond statistical fit quality, the model is validated through physical self-calibration. First, the fitted flow rate Q = 0.46 mL/min agrees with the independently set pump rate of 0.50 mL/min within 8% (Figure 8c)—an accuracy sufficient for diagnosing underperforming stages in field operations. Critically, Q is not constrained in the objective function and is recovered purely from the concentration data. Second, the fitted mean residence time MRT = 37.4 min matches the calculated convective travel time x/v = 38.6 min within 3%. Third, the Peclet number Pe = x/α = 0.934 ≈ 1 indicates that convection and dispersion contribute approximately equally—a signature of gradual, balanced transport. The practical implication is that simple peak-time methods—which assume piston-like displacement—systematically overestimate flow rates (see Section 3.3, Time-of-Arrival Comparison), and field sampling protocols must account for dispersive spreading. This is independently consistent with the non-Fickian transport mechanism (n = 0.45–0.85) identified via K-P kinetics (Section 3.2): two entirely independent methods converge on the same physical picture.</w:t>
      </w:r>
    </w:p>
    <w:p w14:paraId="05FB70DE" w14:textId="77777777" w:rsidR="00195952" w:rsidRPr="0052389E" w:rsidRDefault="00195952" w:rsidP="00ED0515">
      <w:pPr>
        <w:spacing w:before="120"/>
        <w:rPr>
          <w:rFonts w:cs="Times New Roman"/>
        </w:rPr>
      </w:pPr>
    </w:p>
    <w:p w14:paraId="1A259BD7" w14:textId="77777777" w:rsidR="00D11294" w:rsidRPr="00563B68" w:rsidRDefault="00CD288E" w:rsidP="00563B68">
      <w:pPr>
        <w:pStyle w:val="31"/>
        <w:rPr>
          <w:rFonts w:ascii="Times New Roman" w:hAnsi="Times New Roman" w:cs="Times New Roman"/>
          <w:color w:val="000000"/>
        </w:rPr>
      </w:pPr>
      <w:r>
        <w:rPr>
          <w:b/>
        </w:rPr>
        <w:t>Comparison with time-of-arrival methods</w:t>
      </w:r>
    </w:p>
    <w:p w14:paraId="2FD83A82" w14:textId="77777777" w:rsidR="00195952" w:rsidRPr="0052389E" w:rsidRDefault="00CD288E" w:rsidP="00ED0515">
      <w:pPr>
        <w:jc w:val="both"/>
        <w:rPr>
          <w:rFonts w:cs="Times New Roman"/>
        </w:rPr>
      </w:pPr>
      <w:r w:rsidRPr="0052389E">
        <w:rPr>
          <w:rFonts w:cs="Times New Roman"/>
        </w:rPr>
        <w:t>A natural question is whether the full six-parameter ADE model (Eq. 1) is necessary, or whether simpler time-of-arrival (TOA) methods—which require no optimization—could suffice for estimating the per-interval flow rate Q. We evaluated three TOA approaches against the same single-phase BTC dataset (Figure 10).</w:t>
      </w:r>
    </w:p>
    <w:p w14:paraId="154957EF" w14:textId="77777777" w:rsidR="00D11294" w:rsidRPr="0052389E" w:rsidRDefault="00D11294">
      <w:pPr>
        <w:spacing w:before="120"/>
        <w:rPr>
          <w:rFonts w:cs="Times New Roman"/>
        </w:rPr>
      </w:pPr>
    </w:p>
    <w:p w14:paraId="39BF22F9" w14:textId="448B0366" w:rsidR="00D11294" w:rsidRPr="0052389E" w:rsidRDefault="00611BC7">
      <w:pPr>
        <w:jc w:val="center"/>
        <w:rPr>
          <w:rFonts w:cs="Times New Roman"/>
        </w:rPr>
      </w:pPr>
      <w:r>
        <w:rPr>
          <w:noProof/>
          <w:lang w:eastAsia="zh-CN"/>
        </w:rPr>
        <w:lastRenderedPageBreak/>
        <w:drawing>
          <wp:inline distT="0" distB="0" distL="0" distR="0" wp14:anchorId="2C42D03B" wp14:editId="70B96B19">
            <wp:extent cx="5274310" cy="2079625"/>
            <wp:effectExtent l="0" t="0" r="2540" b="0"/>
            <wp:docPr id="177220780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2079625"/>
                    </a:xfrm>
                    <a:prstGeom prst="rect">
                      <a:avLst/>
                    </a:prstGeom>
                    <a:noFill/>
                    <a:ln>
                      <a:noFill/>
                    </a:ln>
                  </pic:spPr>
                </pic:pic>
              </a:graphicData>
            </a:graphic>
          </wp:inline>
        </w:drawing>
      </w:r>
    </w:p>
    <w:p w14:paraId="74AD784E" w14:textId="77777777" w:rsidR="00D11294" w:rsidRPr="0052389E" w:rsidRDefault="00CD288E" w:rsidP="0052389E">
      <w:pPr>
        <w:spacing w:after="200"/>
        <w:jc w:val="center"/>
        <w:rPr>
          <w:rFonts w:cs="Times New Roman"/>
          <w:b/>
          <w:bCs/>
        </w:rPr>
      </w:pPr>
      <w:r w:rsidRPr="0052389E">
        <w:rPr>
          <w:rFonts w:cs="Times New Roman"/>
          <w:b/>
          <w:bCs/>
          <w:sz w:val="18"/>
        </w:rPr>
        <w:t>Figure 10. Time-of-arrival comparison. (a) BTC with peak, half-peak, and MRT markers. (b) Estimated flow rates. (c) Method capability comparison.</w:t>
      </w:r>
    </w:p>
    <w:p w14:paraId="3DED3DF9" w14:textId="77777777" w:rsidR="00195952" w:rsidRPr="0052389E" w:rsidRDefault="00CD288E" w:rsidP="00ED0515">
      <w:pPr>
        <w:jc w:val="both"/>
        <w:rPr>
          <w:rFonts w:cs="Times New Roman"/>
        </w:rPr>
      </w:pPr>
      <w:bookmarkStart w:id="37" w:name="OLE_LINK1"/>
      <w:r w:rsidRPr="0052389E">
        <w:rPr>
          <w:rFonts w:cs="Times New Roman"/>
        </w:rPr>
        <w:t>Peak-time method. The simplest approach assumes that the convective front arrives at the sampling point when the concentration reaches its maximum: Q = xπd²/(4·tpeak). Applying this to the measured BTC (tpeak = 15 min) yields Q = 1.31 mL/min, overestimating the pump setting (0.50 mL/min) by 162%. This gross overestimate arises because dispersive spreading shifts the apparent peak earlier than the true convective arrival: the peak reflects the maximum of the slug, not its centroid, and the sustained tail further distorts the concentration envelope.</w:t>
      </w:r>
    </w:p>
    <w:p w14:paraId="516F5A30" w14:textId="77777777" w:rsidR="00195952" w:rsidRPr="0052389E" w:rsidRDefault="00CD288E" w:rsidP="00ED0515">
      <w:pPr>
        <w:jc w:val="both"/>
        <w:rPr>
          <w:rFonts w:cs="Times New Roman"/>
        </w:rPr>
      </w:pPr>
      <w:r w:rsidRPr="0052389E">
        <w:rPr>
          <w:rFonts w:cs="Times New Roman"/>
        </w:rPr>
        <w:t>Half-peak method. Using the time at which the concentration reaches half its maximum (</w:t>
      </w:r>
      <w:r w:rsidRPr="0052389E">
        <w:rPr>
          <w:rFonts w:cs="Times New Roman"/>
          <w:i/>
        </w:rPr>
        <w:t>t</w:t>
      </w:r>
      <w:r w:rsidRPr="0052389E">
        <w:rPr>
          <w:rFonts w:cs="Times New Roman"/>
          <w:i/>
          <w:vertAlign w:val="subscript"/>
        </w:rPr>
        <w:t>half</w:t>
      </w:r>
      <w:r w:rsidRPr="0052389E">
        <w:rPr>
          <w:rFonts w:cs="Times New Roman"/>
        </w:rPr>
        <w:t xml:space="preserve"> ≈ 5 min) gives Q = 3.93 mL/min (error = +685%), still substantially inaccurate because the rising limb is similarly affected by dispersion.</w:t>
      </w:r>
    </w:p>
    <w:p w14:paraId="37E3D062" w14:textId="77777777" w:rsidR="00195952" w:rsidRPr="0052389E" w:rsidRDefault="00CD288E" w:rsidP="00ED0515">
      <w:pPr>
        <w:jc w:val="both"/>
        <w:rPr>
          <w:rFonts w:cs="Times New Roman"/>
        </w:rPr>
      </w:pPr>
      <w:r w:rsidRPr="0052389E">
        <w:rPr>
          <w:rFonts w:cs="Times New Roman"/>
        </w:rPr>
        <w:t>First-moment method. Computing the mean residence time from the first moment of the BTC, MRT = ∫t·C dt / ∫C dt = 37.1 min, and converting via Q = xπd²/(4·MRT) yields Q = 0.53 mL/min (error = +5.8%). The first-moment method benefits from using the entire BTC rather than a single point, and its accuracy is substantially better than the peak-time approach. However, the first moment conflates the shut-in slug and the sustained tail into a single number—it provides no decomposition, no mechanistic insight into the relative contributions of the two release processes, and no self-calibration capability beyond the MRT.</w:t>
      </w:r>
    </w:p>
    <w:p w14:paraId="39BE1D7D" w14:textId="77777777" w:rsidR="00195952" w:rsidRPr="0052389E" w:rsidRDefault="00CD288E" w:rsidP="00ED0515">
      <w:pPr>
        <w:jc w:val="both"/>
        <w:rPr>
          <w:rFonts w:cs="Times New Roman"/>
        </w:rPr>
      </w:pPr>
      <w:r w:rsidRPr="0052389E">
        <w:rPr>
          <w:rFonts w:cs="Times New Roman"/>
        </w:rPr>
        <w:t xml:space="preserve">Full ADE model. The six-parameter piecewise model (Eq. 1) achieves the best Q estimate (error = −8%) while simultaneously decomposing the BTC into its Gaussian (53%) and erfc (47%) components over the measurement window, providing the Peclet number (Pe = 0.934) for </w:t>
      </w:r>
      <w:r w:rsidRPr="0052389E">
        <w:rPr>
          <w:rFonts w:cs="Times New Roman"/>
        </w:rPr>
        <w:lastRenderedPageBreak/>
        <w:t>mechanistic interpretation, and demonstrating robustness through the σ sensitivity analysis (see Signal decomposition and robustness in Section 3.3). Figure 10 summarizes this comparison: the ADE model uniquely combines flow-rate accuracy, signal decomposition, mechanistic insight, and parametric robustness.</w:t>
      </w:r>
    </w:p>
    <w:bookmarkEnd w:id="37"/>
    <w:p w14:paraId="4D7E0EBD" w14:textId="77777777" w:rsidR="00195952" w:rsidRPr="0052389E" w:rsidRDefault="00195952" w:rsidP="00ED0515">
      <w:pPr>
        <w:spacing w:before="120"/>
        <w:rPr>
          <w:rFonts w:cs="Times New Roman"/>
        </w:rPr>
      </w:pPr>
    </w:p>
    <w:p w14:paraId="780849B0" w14:textId="77777777" w:rsidR="00195952" w:rsidRPr="00563B68" w:rsidRDefault="00CD288E" w:rsidP="00563B68">
      <w:pPr>
        <w:pStyle w:val="31"/>
        <w:rPr>
          <w:rFonts w:ascii="Times New Roman" w:hAnsi="Times New Roman" w:cs="Times New Roman"/>
          <w:color w:val="000000"/>
        </w:rPr>
      </w:pPr>
      <w:r>
        <w:rPr>
          <w:b/>
        </w:rPr>
        <w:t>Signal decomposition and robustness</w:t>
      </w:r>
    </w:p>
    <w:p w14:paraId="70FFEDC1" w14:textId="77777777" w:rsidR="00195952" w:rsidRPr="0052389E" w:rsidRDefault="00CD288E" w:rsidP="00ED0515">
      <w:pPr>
        <w:jc w:val="both"/>
        <w:rPr>
          <w:rFonts w:cs="Times New Roman"/>
        </w:rPr>
      </w:pPr>
      <w:r w:rsidRPr="0052389E">
        <w:rPr>
          <w:rFonts w:cs="Times New Roman"/>
        </w:rPr>
        <w:t>Separating the fitted curve (Eq. 1) into its two components (Figure 8a) reveals that the erfc tail accounts for approximately 47% of the tracer signal integrated over the 105-min measurement window, with the Gaussian pulse contributing 53%. This decomposition is a property of the model rather than a direct measurement; its physical interpretation rests on the assumption that the BTC reflects two identifiable processes. This implies that nearly half of the tracer detected at the wellhead originates not from the shut-in accumulation slug, but from sustained, ongoing release during the production period. To verify that this decomposition is not an artifact of the chosen transition width, σ was varied from 1.98 to 11.89 min (a six-fold range, 0.5×–3.0× the fitted value of 3.96 min) while holding the other six parameters fixed (Figure 11, Table 5). The erfc tail contribution varies by less than one percentage point across the entire scan range (46.8–47.5%), confirming that the ~47% result is robust to the choice of σ. This robustness, combined with the statistical necessity of the two-component structure (see Model selection and physical validation in Section 3.3), establishes the signal decomposition as a physically meaningful—rather than parametrically tuned—feature of the model.</w:t>
      </w:r>
    </w:p>
    <w:p w14:paraId="2550F908" w14:textId="77777777" w:rsidR="00D11294" w:rsidRPr="0052389E" w:rsidRDefault="00D11294">
      <w:pPr>
        <w:spacing w:before="120"/>
        <w:rPr>
          <w:rFonts w:cs="Times New Roman"/>
        </w:rPr>
      </w:pPr>
    </w:p>
    <w:p w14:paraId="2E6E5B62" w14:textId="2D4E7737" w:rsidR="00D11294" w:rsidRPr="0052389E" w:rsidRDefault="00563B68">
      <w:pPr>
        <w:jc w:val="center"/>
        <w:rPr>
          <w:rFonts w:cs="Times New Roman"/>
        </w:rPr>
      </w:pPr>
      <w:r>
        <w:rPr>
          <w:noProof/>
          <w:lang w:eastAsia="zh-CN"/>
        </w:rPr>
        <w:drawing>
          <wp:inline distT="0" distB="0" distL="0" distR="0" wp14:anchorId="2FB9B221" wp14:editId="049AD63D">
            <wp:extent cx="5274310" cy="2087245"/>
            <wp:effectExtent l="0" t="0" r="2540" b="8255"/>
            <wp:docPr id="142761804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2087245"/>
                    </a:xfrm>
                    <a:prstGeom prst="rect">
                      <a:avLst/>
                    </a:prstGeom>
                    <a:noFill/>
                    <a:ln>
                      <a:noFill/>
                    </a:ln>
                  </pic:spPr>
                </pic:pic>
              </a:graphicData>
            </a:graphic>
          </wp:inline>
        </w:drawing>
      </w:r>
    </w:p>
    <w:p w14:paraId="5AB49046" w14:textId="77777777" w:rsidR="0052389E" w:rsidRDefault="00CD288E" w:rsidP="0052389E">
      <w:pPr>
        <w:spacing w:after="200"/>
        <w:jc w:val="center"/>
        <w:rPr>
          <w:rFonts w:eastAsia="宋体" w:cs="Times New Roman"/>
          <w:b/>
          <w:bCs/>
          <w:lang w:eastAsia="zh-CN"/>
        </w:rPr>
      </w:pPr>
      <w:r w:rsidRPr="0052389E">
        <w:rPr>
          <w:rFonts w:cs="Times New Roman"/>
          <w:b/>
          <w:bCs/>
          <w:sz w:val="18"/>
        </w:rPr>
        <w:lastRenderedPageBreak/>
        <w:t>Figure 11. Transition-width sensitivity. (a) erfc tail fraction vs. σ (0.5×–3.0× fitted). (b) Component decomposition at σ = 3.96 min. (c) BTCs at five σ values.</w:t>
      </w:r>
    </w:p>
    <w:p w14:paraId="5C0FA6D1" w14:textId="77777777" w:rsidR="00195952" w:rsidRPr="0052389E" w:rsidRDefault="00CD288E" w:rsidP="0052389E">
      <w:pPr>
        <w:spacing w:after="200"/>
        <w:jc w:val="center"/>
        <w:rPr>
          <w:rFonts w:cs="Times New Roman"/>
          <w:b/>
          <w:bCs/>
        </w:rPr>
      </w:pPr>
      <w:r w:rsidRPr="0052389E">
        <w:rPr>
          <w:rFonts w:cs="Times New Roman"/>
          <w:b/>
          <w:sz w:val="18"/>
        </w:rPr>
        <w:t>Table 5. Sigma sensitivity analysis: erfc tail fraction vs. transition width over a six-fold range.</w:t>
      </w:r>
    </w:p>
    <w:tbl>
      <w:tblPr>
        <w:tblW w:w="0" w:type="auto"/>
        <w:jc w:val="center"/>
        <w:tblLook w:val="04A0" w:firstRow="1" w:lastRow="0" w:firstColumn="1" w:lastColumn="0" w:noHBand="0" w:noVBand="1"/>
      </w:tblPr>
      <w:tblGrid>
        <w:gridCol w:w="2076"/>
        <w:gridCol w:w="2076"/>
        <w:gridCol w:w="2076"/>
        <w:gridCol w:w="2076"/>
      </w:tblGrid>
      <w:tr w:rsidR="00611BC7" w:rsidRPr="0052389E" w14:paraId="7E3156AD" w14:textId="77777777" w:rsidTr="007F0632">
        <w:trPr>
          <w:jc w:val="center"/>
        </w:trPr>
        <w:tc>
          <w:tcPr>
            <w:tcW w:w="2076" w:type="dxa"/>
            <w:tcBorders>
              <w:top w:val="single" w:sz="12" w:space="0" w:color="auto"/>
              <w:bottom w:val="single" w:sz="6" w:space="0" w:color="000000"/>
            </w:tcBorders>
          </w:tcPr>
          <w:p w14:paraId="23CD2CE2" w14:textId="77777777" w:rsidR="00611BC7" w:rsidRPr="0052389E" w:rsidRDefault="00611BC7" w:rsidP="007F0632">
            <w:pPr>
              <w:jc w:val="center"/>
              <w:rPr>
                <w:rFonts w:cs="Times New Roman"/>
              </w:rPr>
            </w:pPr>
            <w:r w:rsidRPr="0052389E">
              <w:rPr>
                <w:rFonts w:cs="Times New Roman"/>
                <w:b/>
                <w:sz w:val="16"/>
              </w:rPr>
              <w:t>σ multiplier</w:t>
            </w:r>
          </w:p>
        </w:tc>
        <w:tc>
          <w:tcPr>
            <w:tcW w:w="2076" w:type="dxa"/>
            <w:tcBorders>
              <w:top w:val="single" w:sz="12" w:space="0" w:color="auto"/>
              <w:bottom w:val="single" w:sz="6" w:space="0" w:color="000000"/>
            </w:tcBorders>
          </w:tcPr>
          <w:p w14:paraId="113FADCD" w14:textId="77777777" w:rsidR="00611BC7" w:rsidRPr="0052389E" w:rsidRDefault="00611BC7" w:rsidP="007F0632">
            <w:pPr>
              <w:jc w:val="center"/>
              <w:rPr>
                <w:rFonts w:cs="Times New Roman"/>
              </w:rPr>
            </w:pPr>
            <w:r w:rsidRPr="0052389E">
              <w:rPr>
                <w:rFonts w:cs="Times New Roman"/>
                <w:b/>
                <w:sz w:val="16"/>
              </w:rPr>
              <w:t>σ (min)</w:t>
            </w:r>
          </w:p>
        </w:tc>
        <w:tc>
          <w:tcPr>
            <w:tcW w:w="2076" w:type="dxa"/>
            <w:tcBorders>
              <w:top w:val="single" w:sz="12" w:space="0" w:color="auto"/>
              <w:bottom w:val="single" w:sz="6" w:space="0" w:color="000000"/>
            </w:tcBorders>
          </w:tcPr>
          <w:p w14:paraId="52FB40D4" w14:textId="77777777" w:rsidR="00611BC7" w:rsidRPr="0052389E" w:rsidRDefault="00611BC7" w:rsidP="007F0632">
            <w:pPr>
              <w:jc w:val="center"/>
              <w:rPr>
                <w:rFonts w:cs="Times New Roman"/>
              </w:rPr>
            </w:pPr>
            <w:r w:rsidRPr="0052389E">
              <w:rPr>
                <w:rFonts w:cs="Times New Roman"/>
                <w:b/>
                <w:sz w:val="16"/>
              </w:rPr>
              <w:t>Gaussian (%)</w:t>
            </w:r>
          </w:p>
        </w:tc>
        <w:tc>
          <w:tcPr>
            <w:tcW w:w="2076" w:type="dxa"/>
            <w:tcBorders>
              <w:top w:val="single" w:sz="12" w:space="0" w:color="auto"/>
              <w:bottom w:val="single" w:sz="6" w:space="0" w:color="000000"/>
            </w:tcBorders>
          </w:tcPr>
          <w:p w14:paraId="0BF2D711" w14:textId="77777777" w:rsidR="00611BC7" w:rsidRPr="0052389E" w:rsidRDefault="00611BC7" w:rsidP="007F0632">
            <w:pPr>
              <w:jc w:val="center"/>
              <w:rPr>
                <w:rFonts w:cs="Times New Roman"/>
              </w:rPr>
            </w:pPr>
            <w:r w:rsidRPr="0052389E">
              <w:rPr>
                <w:rFonts w:cs="Times New Roman"/>
                <w:b/>
                <w:sz w:val="16"/>
              </w:rPr>
              <w:t>erfc tail (%)</w:t>
            </w:r>
          </w:p>
        </w:tc>
      </w:tr>
      <w:tr w:rsidR="00611BC7" w:rsidRPr="0052389E" w14:paraId="7A41FBC5" w14:textId="77777777" w:rsidTr="007F0632">
        <w:trPr>
          <w:jc w:val="center"/>
        </w:trPr>
        <w:tc>
          <w:tcPr>
            <w:tcW w:w="2076" w:type="dxa"/>
          </w:tcPr>
          <w:p w14:paraId="45D73132" w14:textId="77777777" w:rsidR="00611BC7" w:rsidRPr="0052389E" w:rsidRDefault="00611BC7" w:rsidP="007F0632">
            <w:pPr>
              <w:rPr>
                <w:rFonts w:cs="Times New Roman"/>
              </w:rPr>
            </w:pPr>
            <w:r w:rsidRPr="0052389E">
              <w:rPr>
                <w:rFonts w:cs="Times New Roman"/>
                <w:sz w:val="16"/>
              </w:rPr>
              <w:t>0.5×</w:t>
            </w:r>
          </w:p>
        </w:tc>
        <w:tc>
          <w:tcPr>
            <w:tcW w:w="2076" w:type="dxa"/>
          </w:tcPr>
          <w:p w14:paraId="6B8718DD" w14:textId="77777777" w:rsidR="00611BC7" w:rsidRPr="0052389E" w:rsidRDefault="00611BC7" w:rsidP="007F0632">
            <w:pPr>
              <w:jc w:val="center"/>
              <w:rPr>
                <w:rFonts w:cs="Times New Roman"/>
              </w:rPr>
            </w:pPr>
            <w:r w:rsidRPr="0052389E">
              <w:rPr>
                <w:rFonts w:cs="Times New Roman"/>
                <w:sz w:val="16"/>
              </w:rPr>
              <w:t>1.98</w:t>
            </w:r>
          </w:p>
        </w:tc>
        <w:tc>
          <w:tcPr>
            <w:tcW w:w="2076" w:type="dxa"/>
          </w:tcPr>
          <w:p w14:paraId="38D1BDFD" w14:textId="77777777" w:rsidR="00611BC7" w:rsidRPr="0052389E" w:rsidRDefault="00611BC7" w:rsidP="007F0632">
            <w:pPr>
              <w:jc w:val="center"/>
              <w:rPr>
                <w:rFonts w:cs="Times New Roman"/>
              </w:rPr>
            </w:pPr>
            <w:r w:rsidRPr="0052389E">
              <w:rPr>
                <w:rFonts w:cs="Times New Roman"/>
                <w:sz w:val="16"/>
              </w:rPr>
              <w:t>52.5</w:t>
            </w:r>
          </w:p>
        </w:tc>
        <w:tc>
          <w:tcPr>
            <w:tcW w:w="2076" w:type="dxa"/>
          </w:tcPr>
          <w:p w14:paraId="6172555F" w14:textId="77777777" w:rsidR="00611BC7" w:rsidRPr="0052389E" w:rsidRDefault="00611BC7" w:rsidP="007F0632">
            <w:pPr>
              <w:jc w:val="center"/>
              <w:rPr>
                <w:rFonts w:cs="Times New Roman"/>
              </w:rPr>
            </w:pPr>
            <w:r w:rsidRPr="0052389E">
              <w:rPr>
                <w:rFonts w:cs="Times New Roman"/>
                <w:sz w:val="16"/>
              </w:rPr>
              <w:t>47.5</w:t>
            </w:r>
          </w:p>
        </w:tc>
      </w:tr>
      <w:tr w:rsidR="00611BC7" w:rsidRPr="0052389E" w14:paraId="2A1DC702" w14:textId="77777777" w:rsidTr="007F0632">
        <w:trPr>
          <w:jc w:val="center"/>
        </w:trPr>
        <w:tc>
          <w:tcPr>
            <w:tcW w:w="2076" w:type="dxa"/>
          </w:tcPr>
          <w:p w14:paraId="5064A1BC" w14:textId="77777777" w:rsidR="00611BC7" w:rsidRPr="0052389E" w:rsidRDefault="00611BC7" w:rsidP="007F0632">
            <w:pPr>
              <w:rPr>
                <w:rFonts w:cs="Times New Roman"/>
              </w:rPr>
            </w:pPr>
            <w:r w:rsidRPr="0052389E">
              <w:rPr>
                <w:rFonts w:cs="Times New Roman"/>
                <w:sz w:val="16"/>
              </w:rPr>
              <w:t>0.75×</w:t>
            </w:r>
          </w:p>
        </w:tc>
        <w:tc>
          <w:tcPr>
            <w:tcW w:w="2076" w:type="dxa"/>
          </w:tcPr>
          <w:p w14:paraId="3F9D9C2A" w14:textId="77777777" w:rsidR="00611BC7" w:rsidRPr="0052389E" w:rsidRDefault="00611BC7" w:rsidP="007F0632">
            <w:pPr>
              <w:jc w:val="center"/>
              <w:rPr>
                <w:rFonts w:cs="Times New Roman"/>
              </w:rPr>
            </w:pPr>
            <w:r w:rsidRPr="0052389E">
              <w:rPr>
                <w:rFonts w:cs="Times New Roman"/>
                <w:sz w:val="16"/>
              </w:rPr>
              <w:t>2.97</w:t>
            </w:r>
          </w:p>
        </w:tc>
        <w:tc>
          <w:tcPr>
            <w:tcW w:w="2076" w:type="dxa"/>
          </w:tcPr>
          <w:p w14:paraId="1C7CBC32" w14:textId="77777777" w:rsidR="00611BC7" w:rsidRPr="0052389E" w:rsidRDefault="00611BC7" w:rsidP="007F0632">
            <w:pPr>
              <w:jc w:val="center"/>
              <w:rPr>
                <w:rFonts w:cs="Times New Roman"/>
              </w:rPr>
            </w:pPr>
            <w:r w:rsidRPr="0052389E">
              <w:rPr>
                <w:rFonts w:cs="Times New Roman"/>
                <w:sz w:val="16"/>
              </w:rPr>
              <w:t>52.7</w:t>
            </w:r>
          </w:p>
        </w:tc>
        <w:tc>
          <w:tcPr>
            <w:tcW w:w="2076" w:type="dxa"/>
          </w:tcPr>
          <w:p w14:paraId="784C81D5" w14:textId="77777777" w:rsidR="00611BC7" w:rsidRPr="0052389E" w:rsidRDefault="00611BC7" w:rsidP="007F0632">
            <w:pPr>
              <w:jc w:val="center"/>
              <w:rPr>
                <w:rFonts w:cs="Times New Roman"/>
              </w:rPr>
            </w:pPr>
            <w:r w:rsidRPr="0052389E">
              <w:rPr>
                <w:rFonts w:cs="Times New Roman"/>
                <w:sz w:val="16"/>
              </w:rPr>
              <w:t>47.3</w:t>
            </w:r>
          </w:p>
        </w:tc>
      </w:tr>
      <w:tr w:rsidR="00611BC7" w:rsidRPr="0052389E" w14:paraId="016044A7" w14:textId="77777777" w:rsidTr="007F0632">
        <w:trPr>
          <w:jc w:val="center"/>
        </w:trPr>
        <w:tc>
          <w:tcPr>
            <w:tcW w:w="2076" w:type="dxa"/>
          </w:tcPr>
          <w:p w14:paraId="536870AA" w14:textId="77777777" w:rsidR="00611BC7" w:rsidRPr="0052389E" w:rsidRDefault="00611BC7" w:rsidP="007F0632">
            <w:pPr>
              <w:rPr>
                <w:rFonts w:cs="Times New Roman"/>
              </w:rPr>
            </w:pPr>
            <w:r w:rsidRPr="0052389E">
              <w:rPr>
                <w:rFonts w:cs="Times New Roman"/>
                <w:sz w:val="16"/>
              </w:rPr>
              <w:t>1.0× (fitted)</w:t>
            </w:r>
          </w:p>
        </w:tc>
        <w:tc>
          <w:tcPr>
            <w:tcW w:w="2076" w:type="dxa"/>
          </w:tcPr>
          <w:p w14:paraId="68B71AE6" w14:textId="77777777" w:rsidR="00611BC7" w:rsidRPr="0052389E" w:rsidRDefault="00611BC7" w:rsidP="007F0632">
            <w:pPr>
              <w:jc w:val="center"/>
              <w:rPr>
                <w:rFonts w:cs="Times New Roman"/>
              </w:rPr>
            </w:pPr>
            <w:r w:rsidRPr="0052389E">
              <w:rPr>
                <w:rFonts w:cs="Times New Roman"/>
                <w:sz w:val="16"/>
              </w:rPr>
              <w:t>3.96</w:t>
            </w:r>
          </w:p>
        </w:tc>
        <w:tc>
          <w:tcPr>
            <w:tcW w:w="2076" w:type="dxa"/>
          </w:tcPr>
          <w:p w14:paraId="538FCE08" w14:textId="77777777" w:rsidR="00611BC7" w:rsidRPr="0052389E" w:rsidRDefault="00611BC7" w:rsidP="007F0632">
            <w:pPr>
              <w:jc w:val="center"/>
              <w:rPr>
                <w:rFonts w:cs="Times New Roman"/>
              </w:rPr>
            </w:pPr>
            <w:r w:rsidRPr="0052389E">
              <w:rPr>
                <w:rFonts w:cs="Times New Roman"/>
                <w:sz w:val="16"/>
              </w:rPr>
              <w:t>52.8</w:t>
            </w:r>
          </w:p>
        </w:tc>
        <w:tc>
          <w:tcPr>
            <w:tcW w:w="2076" w:type="dxa"/>
          </w:tcPr>
          <w:p w14:paraId="4EDFF900" w14:textId="77777777" w:rsidR="00611BC7" w:rsidRPr="0052389E" w:rsidRDefault="00611BC7" w:rsidP="007F0632">
            <w:pPr>
              <w:jc w:val="center"/>
              <w:rPr>
                <w:rFonts w:cs="Times New Roman"/>
              </w:rPr>
            </w:pPr>
            <w:r w:rsidRPr="0052389E">
              <w:rPr>
                <w:rFonts w:cs="Times New Roman"/>
                <w:sz w:val="16"/>
              </w:rPr>
              <w:t>47.2</w:t>
            </w:r>
          </w:p>
        </w:tc>
      </w:tr>
      <w:tr w:rsidR="00611BC7" w:rsidRPr="0052389E" w14:paraId="7C5173E9" w14:textId="77777777" w:rsidTr="007F0632">
        <w:trPr>
          <w:jc w:val="center"/>
        </w:trPr>
        <w:tc>
          <w:tcPr>
            <w:tcW w:w="2076" w:type="dxa"/>
          </w:tcPr>
          <w:p w14:paraId="6536715D" w14:textId="77777777" w:rsidR="00611BC7" w:rsidRPr="0052389E" w:rsidRDefault="00611BC7" w:rsidP="007F0632">
            <w:pPr>
              <w:rPr>
                <w:rFonts w:cs="Times New Roman"/>
              </w:rPr>
            </w:pPr>
            <w:r w:rsidRPr="0052389E">
              <w:rPr>
                <w:rFonts w:cs="Times New Roman"/>
                <w:sz w:val="16"/>
              </w:rPr>
              <w:t>1.25×</w:t>
            </w:r>
          </w:p>
        </w:tc>
        <w:tc>
          <w:tcPr>
            <w:tcW w:w="2076" w:type="dxa"/>
          </w:tcPr>
          <w:p w14:paraId="74A7ED8D" w14:textId="77777777" w:rsidR="00611BC7" w:rsidRPr="0052389E" w:rsidRDefault="00611BC7" w:rsidP="007F0632">
            <w:pPr>
              <w:jc w:val="center"/>
              <w:rPr>
                <w:rFonts w:cs="Times New Roman"/>
              </w:rPr>
            </w:pPr>
            <w:r w:rsidRPr="0052389E">
              <w:rPr>
                <w:rFonts w:cs="Times New Roman"/>
                <w:sz w:val="16"/>
              </w:rPr>
              <w:t>4.95</w:t>
            </w:r>
          </w:p>
        </w:tc>
        <w:tc>
          <w:tcPr>
            <w:tcW w:w="2076" w:type="dxa"/>
          </w:tcPr>
          <w:p w14:paraId="69512DAF" w14:textId="77777777" w:rsidR="00611BC7" w:rsidRPr="0052389E" w:rsidRDefault="00611BC7" w:rsidP="007F0632">
            <w:pPr>
              <w:jc w:val="center"/>
              <w:rPr>
                <w:rFonts w:cs="Times New Roman"/>
              </w:rPr>
            </w:pPr>
            <w:r w:rsidRPr="0052389E">
              <w:rPr>
                <w:rFonts w:cs="Times New Roman"/>
                <w:sz w:val="16"/>
              </w:rPr>
              <w:t>53.0</w:t>
            </w:r>
          </w:p>
        </w:tc>
        <w:tc>
          <w:tcPr>
            <w:tcW w:w="2076" w:type="dxa"/>
          </w:tcPr>
          <w:p w14:paraId="6A528F54" w14:textId="77777777" w:rsidR="00611BC7" w:rsidRPr="0052389E" w:rsidRDefault="00611BC7" w:rsidP="007F0632">
            <w:pPr>
              <w:jc w:val="center"/>
              <w:rPr>
                <w:rFonts w:cs="Times New Roman"/>
              </w:rPr>
            </w:pPr>
            <w:r w:rsidRPr="0052389E">
              <w:rPr>
                <w:rFonts w:cs="Times New Roman"/>
                <w:sz w:val="16"/>
              </w:rPr>
              <w:t>47.0</w:t>
            </w:r>
          </w:p>
        </w:tc>
      </w:tr>
      <w:tr w:rsidR="00611BC7" w:rsidRPr="0052389E" w14:paraId="6019D6C6" w14:textId="77777777" w:rsidTr="007F0632">
        <w:trPr>
          <w:jc w:val="center"/>
        </w:trPr>
        <w:tc>
          <w:tcPr>
            <w:tcW w:w="2076" w:type="dxa"/>
          </w:tcPr>
          <w:p w14:paraId="5BD8AF26" w14:textId="77777777" w:rsidR="00611BC7" w:rsidRPr="0052389E" w:rsidRDefault="00611BC7" w:rsidP="007F0632">
            <w:pPr>
              <w:rPr>
                <w:rFonts w:cs="Times New Roman"/>
              </w:rPr>
            </w:pPr>
            <w:r w:rsidRPr="0052389E">
              <w:rPr>
                <w:rFonts w:cs="Times New Roman"/>
                <w:sz w:val="16"/>
              </w:rPr>
              <w:t>1.5×</w:t>
            </w:r>
          </w:p>
        </w:tc>
        <w:tc>
          <w:tcPr>
            <w:tcW w:w="2076" w:type="dxa"/>
          </w:tcPr>
          <w:p w14:paraId="22C4283D" w14:textId="77777777" w:rsidR="00611BC7" w:rsidRPr="0052389E" w:rsidRDefault="00611BC7" w:rsidP="007F0632">
            <w:pPr>
              <w:jc w:val="center"/>
              <w:rPr>
                <w:rFonts w:cs="Times New Roman"/>
              </w:rPr>
            </w:pPr>
            <w:r w:rsidRPr="0052389E">
              <w:rPr>
                <w:rFonts w:cs="Times New Roman"/>
                <w:sz w:val="16"/>
              </w:rPr>
              <w:t>5.94</w:t>
            </w:r>
          </w:p>
        </w:tc>
        <w:tc>
          <w:tcPr>
            <w:tcW w:w="2076" w:type="dxa"/>
          </w:tcPr>
          <w:p w14:paraId="5A48610F" w14:textId="77777777" w:rsidR="00611BC7" w:rsidRPr="0052389E" w:rsidRDefault="00611BC7" w:rsidP="007F0632">
            <w:pPr>
              <w:jc w:val="center"/>
              <w:rPr>
                <w:rFonts w:cs="Times New Roman"/>
              </w:rPr>
            </w:pPr>
            <w:r w:rsidRPr="0052389E">
              <w:rPr>
                <w:rFonts w:cs="Times New Roman"/>
                <w:sz w:val="16"/>
              </w:rPr>
              <w:t>53.1</w:t>
            </w:r>
          </w:p>
        </w:tc>
        <w:tc>
          <w:tcPr>
            <w:tcW w:w="2076" w:type="dxa"/>
          </w:tcPr>
          <w:p w14:paraId="25C05F6E" w14:textId="77777777" w:rsidR="00611BC7" w:rsidRPr="0052389E" w:rsidRDefault="00611BC7" w:rsidP="007F0632">
            <w:pPr>
              <w:jc w:val="center"/>
              <w:rPr>
                <w:rFonts w:cs="Times New Roman"/>
              </w:rPr>
            </w:pPr>
            <w:r w:rsidRPr="0052389E">
              <w:rPr>
                <w:rFonts w:cs="Times New Roman"/>
                <w:sz w:val="16"/>
              </w:rPr>
              <w:t>46.9</w:t>
            </w:r>
          </w:p>
        </w:tc>
      </w:tr>
      <w:tr w:rsidR="00611BC7" w:rsidRPr="0052389E" w14:paraId="16100830" w14:textId="77777777" w:rsidTr="007F0632">
        <w:trPr>
          <w:jc w:val="center"/>
        </w:trPr>
        <w:tc>
          <w:tcPr>
            <w:tcW w:w="2076" w:type="dxa"/>
          </w:tcPr>
          <w:p w14:paraId="5A5165A3" w14:textId="77777777" w:rsidR="00611BC7" w:rsidRPr="0052389E" w:rsidRDefault="00611BC7" w:rsidP="007F0632">
            <w:pPr>
              <w:rPr>
                <w:rFonts w:cs="Times New Roman"/>
              </w:rPr>
            </w:pPr>
            <w:r w:rsidRPr="0052389E">
              <w:rPr>
                <w:rFonts w:cs="Times New Roman"/>
                <w:sz w:val="16"/>
              </w:rPr>
              <w:t>1.75×</w:t>
            </w:r>
          </w:p>
        </w:tc>
        <w:tc>
          <w:tcPr>
            <w:tcW w:w="2076" w:type="dxa"/>
          </w:tcPr>
          <w:p w14:paraId="7FB4F3C8" w14:textId="77777777" w:rsidR="00611BC7" w:rsidRPr="0052389E" w:rsidRDefault="00611BC7" w:rsidP="007F0632">
            <w:pPr>
              <w:jc w:val="center"/>
              <w:rPr>
                <w:rFonts w:cs="Times New Roman"/>
              </w:rPr>
            </w:pPr>
            <w:r w:rsidRPr="0052389E">
              <w:rPr>
                <w:rFonts w:cs="Times New Roman"/>
                <w:sz w:val="16"/>
              </w:rPr>
              <w:t>6.94</w:t>
            </w:r>
          </w:p>
        </w:tc>
        <w:tc>
          <w:tcPr>
            <w:tcW w:w="2076" w:type="dxa"/>
          </w:tcPr>
          <w:p w14:paraId="5BF92A21" w14:textId="77777777" w:rsidR="00611BC7" w:rsidRPr="0052389E" w:rsidRDefault="00611BC7" w:rsidP="007F0632">
            <w:pPr>
              <w:jc w:val="center"/>
              <w:rPr>
                <w:rFonts w:cs="Times New Roman"/>
              </w:rPr>
            </w:pPr>
            <w:r w:rsidRPr="0052389E">
              <w:rPr>
                <w:rFonts w:cs="Times New Roman"/>
                <w:sz w:val="16"/>
              </w:rPr>
              <w:t>53.2</w:t>
            </w:r>
          </w:p>
        </w:tc>
        <w:tc>
          <w:tcPr>
            <w:tcW w:w="2076" w:type="dxa"/>
          </w:tcPr>
          <w:p w14:paraId="00D2122D" w14:textId="77777777" w:rsidR="00611BC7" w:rsidRPr="0052389E" w:rsidRDefault="00611BC7" w:rsidP="007F0632">
            <w:pPr>
              <w:jc w:val="center"/>
              <w:rPr>
                <w:rFonts w:cs="Times New Roman"/>
              </w:rPr>
            </w:pPr>
            <w:r w:rsidRPr="0052389E">
              <w:rPr>
                <w:rFonts w:cs="Times New Roman"/>
                <w:sz w:val="16"/>
              </w:rPr>
              <w:t>46.8</w:t>
            </w:r>
          </w:p>
        </w:tc>
      </w:tr>
      <w:tr w:rsidR="00611BC7" w:rsidRPr="0052389E" w14:paraId="29B8227C" w14:textId="77777777" w:rsidTr="007F0632">
        <w:trPr>
          <w:jc w:val="center"/>
        </w:trPr>
        <w:tc>
          <w:tcPr>
            <w:tcW w:w="2076" w:type="dxa"/>
          </w:tcPr>
          <w:p w14:paraId="0016E9FE" w14:textId="77777777" w:rsidR="00611BC7" w:rsidRPr="0052389E" w:rsidRDefault="00611BC7" w:rsidP="007F0632">
            <w:pPr>
              <w:rPr>
                <w:rFonts w:cs="Times New Roman"/>
              </w:rPr>
            </w:pPr>
            <w:r w:rsidRPr="0052389E">
              <w:rPr>
                <w:rFonts w:cs="Times New Roman"/>
                <w:sz w:val="16"/>
              </w:rPr>
              <w:t>2.0×</w:t>
            </w:r>
          </w:p>
        </w:tc>
        <w:tc>
          <w:tcPr>
            <w:tcW w:w="2076" w:type="dxa"/>
          </w:tcPr>
          <w:p w14:paraId="0A1B5802" w14:textId="77777777" w:rsidR="00611BC7" w:rsidRPr="0052389E" w:rsidRDefault="00611BC7" w:rsidP="007F0632">
            <w:pPr>
              <w:jc w:val="center"/>
              <w:rPr>
                <w:rFonts w:cs="Times New Roman"/>
              </w:rPr>
            </w:pPr>
            <w:r w:rsidRPr="0052389E">
              <w:rPr>
                <w:rFonts w:cs="Times New Roman"/>
                <w:sz w:val="16"/>
              </w:rPr>
              <w:t>7.93</w:t>
            </w:r>
          </w:p>
        </w:tc>
        <w:tc>
          <w:tcPr>
            <w:tcW w:w="2076" w:type="dxa"/>
          </w:tcPr>
          <w:p w14:paraId="560BEC54" w14:textId="77777777" w:rsidR="00611BC7" w:rsidRPr="0052389E" w:rsidRDefault="00611BC7" w:rsidP="007F0632">
            <w:pPr>
              <w:jc w:val="center"/>
              <w:rPr>
                <w:rFonts w:cs="Times New Roman"/>
              </w:rPr>
            </w:pPr>
            <w:r w:rsidRPr="0052389E">
              <w:rPr>
                <w:rFonts w:cs="Times New Roman"/>
                <w:sz w:val="16"/>
              </w:rPr>
              <w:t>53.2</w:t>
            </w:r>
          </w:p>
        </w:tc>
        <w:tc>
          <w:tcPr>
            <w:tcW w:w="2076" w:type="dxa"/>
          </w:tcPr>
          <w:p w14:paraId="227626B8" w14:textId="77777777" w:rsidR="00611BC7" w:rsidRPr="0052389E" w:rsidRDefault="00611BC7" w:rsidP="007F0632">
            <w:pPr>
              <w:jc w:val="center"/>
              <w:rPr>
                <w:rFonts w:cs="Times New Roman"/>
              </w:rPr>
            </w:pPr>
            <w:r w:rsidRPr="0052389E">
              <w:rPr>
                <w:rFonts w:cs="Times New Roman"/>
                <w:sz w:val="16"/>
              </w:rPr>
              <w:t>46.8</w:t>
            </w:r>
          </w:p>
        </w:tc>
      </w:tr>
      <w:tr w:rsidR="00611BC7" w:rsidRPr="0052389E" w14:paraId="40EE623C" w14:textId="77777777" w:rsidTr="007F0632">
        <w:trPr>
          <w:jc w:val="center"/>
        </w:trPr>
        <w:tc>
          <w:tcPr>
            <w:tcW w:w="2076" w:type="dxa"/>
          </w:tcPr>
          <w:p w14:paraId="180FA705" w14:textId="77777777" w:rsidR="00611BC7" w:rsidRPr="0052389E" w:rsidRDefault="00611BC7" w:rsidP="007F0632">
            <w:pPr>
              <w:rPr>
                <w:rFonts w:cs="Times New Roman"/>
              </w:rPr>
            </w:pPr>
            <w:r w:rsidRPr="0052389E">
              <w:rPr>
                <w:rFonts w:cs="Times New Roman"/>
                <w:sz w:val="16"/>
              </w:rPr>
              <w:t>2.25×</w:t>
            </w:r>
          </w:p>
        </w:tc>
        <w:tc>
          <w:tcPr>
            <w:tcW w:w="2076" w:type="dxa"/>
          </w:tcPr>
          <w:p w14:paraId="2B873898" w14:textId="77777777" w:rsidR="00611BC7" w:rsidRPr="0052389E" w:rsidRDefault="00611BC7" w:rsidP="007F0632">
            <w:pPr>
              <w:jc w:val="center"/>
              <w:rPr>
                <w:rFonts w:cs="Times New Roman"/>
              </w:rPr>
            </w:pPr>
            <w:r w:rsidRPr="0052389E">
              <w:rPr>
                <w:rFonts w:cs="Times New Roman"/>
                <w:sz w:val="16"/>
              </w:rPr>
              <w:t>8.92</w:t>
            </w:r>
          </w:p>
        </w:tc>
        <w:tc>
          <w:tcPr>
            <w:tcW w:w="2076" w:type="dxa"/>
          </w:tcPr>
          <w:p w14:paraId="7D92E785" w14:textId="77777777" w:rsidR="00611BC7" w:rsidRPr="0052389E" w:rsidRDefault="00611BC7" w:rsidP="007F0632">
            <w:pPr>
              <w:jc w:val="center"/>
              <w:rPr>
                <w:rFonts w:cs="Times New Roman"/>
              </w:rPr>
            </w:pPr>
            <w:r w:rsidRPr="0052389E">
              <w:rPr>
                <w:rFonts w:cs="Times New Roman"/>
                <w:sz w:val="16"/>
              </w:rPr>
              <w:t>53.2</w:t>
            </w:r>
          </w:p>
        </w:tc>
        <w:tc>
          <w:tcPr>
            <w:tcW w:w="2076" w:type="dxa"/>
          </w:tcPr>
          <w:p w14:paraId="07C8E463" w14:textId="77777777" w:rsidR="00611BC7" w:rsidRPr="0052389E" w:rsidRDefault="00611BC7" w:rsidP="007F0632">
            <w:pPr>
              <w:jc w:val="center"/>
              <w:rPr>
                <w:rFonts w:cs="Times New Roman"/>
              </w:rPr>
            </w:pPr>
            <w:r w:rsidRPr="0052389E">
              <w:rPr>
                <w:rFonts w:cs="Times New Roman"/>
                <w:sz w:val="16"/>
              </w:rPr>
              <w:t>46.8</w:t>
            </w:r>
          </w:p>
        </w:tc>
      </w:tr>
      <w:tr w:rsidR="00611BC7" w:rsidRPr="0052389E" w14:paraId="54062CB4" w14:textId="77777777" w:rsidTr="007F0632">
        <w:trPr>
          <w:jc w:val="center"/>
        </w:trPr>
        <w:tc>
          <w:tcPr>
            <w:tcW w:w="2076" w:type="dxa"/>
          </w:tcPr>
          <w:p w14:paraId="143B8173" w14:textId="77777777" w:rsidR="00611BC7" w:rsidRPr="0052389E" w:rsidRDefault="00611BC7" w:rsidP="007F0632">
            <w:pPr>
              <w:rPr>
                <w:rFonts w:cs="Times New Roman"/>
              </w:rPr>
            </w:pPr>
            <w:r w:rsidRPr="0052389E">
              <w:rPr>
                <w:rFonts w:cs="Times New Roman"/>
                <w:sz w:val="16"/>
              </w:rPr>
              <w:t>2.5×</w:t>
            </w:r>
          </w:p>
        </w:tc>
        <w:tc>
          <w:tcPr>
            <w:tcW w:w="2076" w:type="dxa"/>
          </w:tcPr>
          <w:p w14:paraId="49E1D099" w14:textId="77777777" w:rsidR="00611BC7" w:rsidRPr="0052389E" w:rsidRDefault="00611BC7" w:rsidP="007F0632">
            <w:pPr>
              <w:jc w:val="center"/>
              <w:rPr>
                <w:rFonts w:cs="Times New Roman"/>
              </w:rPr>
            </w:pPr>
            <w:r w:rsidRPr="0052389E">
              <w:rPr>
                <w:rFonts w:cs="Times New Roman"/>
                <w:sz w:val="16"/>
              </w:rPr>
              <w:t>9.91</w:t>
            </w:r>
          </w:p>
        </w:tc>
        <w:tc>
          <w:tcPr>
            <w:tcW w:w="2076" w:type="dxa"/>
          </w:tcPr>
          <w:p w14:paraId="770C63C8" w14:textId="77777777" w:rsidR="00611BC7" w:rsidRPr="0052389E" w:rsidRDefault="00611BC7" w:rsidP="007F0632">
            <w:pPr>
              <w:jc w:val="center"/>
              <w:rPr>
                <w:rFonts w:cs="Times New Roman"/>
              </w:rPr>
            </w:pPr>
            <w:r w:rsidRPr="0052389E">
              <w:rPr>
                <w:rFonts w:cs="Times New Roman"/>
                <w:sz w:val="16"/>
              </w:rPr>
              <w:t>53.2</w:t>
            </w:r>
          </w:p>
        </w:tc>
        <w:tc>
          <w:tcPr>
            <w:tcW w:w="2076" w:type="dxa"/>
          </w:tcPr>
          <w:p w14:paraId="315CE692" w14:textId="77777777" w:rsidR="00611BC7" w:rsidRPr="0052389E" w:rsidRDefault="00611BC7" w:rsidP="007F0632">
            <w:pPr>
              <w:jc w:val="center"/>
              <w:rPr>
                <w:rFonts w:cs="Times New Roman"/>
              </w:rPr>
            </w:pPr>
            <w:r w:rsidRPr="0052389E">
              <w:rPr>
                <w:rFonts w:cs="Times New Roman"/>
                <w:sz w:val="16"/>
              </w:rPr>
              <w:t>46.8</w:t>
            </w:r>
          </w:p>
        </w:tc>
      </w:tr>
      <w:tr w:rsidR="00611BC7" w:rsidRPr="0052389E" w14:paraId="186E647D" w14:textId="77777777" w:rsidTr="007F0632">
        <w:trPr>
          <w:jc w:val="center"/>
        </w:trPr>
        <w:tc>
          <w:tcPr>
            <w:tcW w:w="2076" w:type="dxa"/>
          </w:tcPr>
          <w:p w14:paraId="0BEDE20A" w14:textId="77777777" w:rsidR="00611BC7" w:rsidRPr="0052389E" w:rsidRDefault="00611BC7" w:rsidP="007F0632">
            <w:pPr>
              <w:rPr>
                <w:rFonts w:cs="Times New Roman"/>
              </w:rPr>
            </w:pPr>
            <w:r w:rsidRPr="0052389E">
              <w:rPr>
                <w:rFonts w:cs="Times New Roman"/>
                <w:sz w:val="16"/>
              </w:rPr>
              <w:t>2.75×</w:t>
            </w:r>
          </w:p>
        </w:tc>
        <w:tc>
          <w:tcPr>
            <w:tcW w:w="2076" w:type="dxa"/>
          </w:tcPr>
          <w:p w14:paraId="40055BA5" w14:textId="77777777" w:rsidR="00611BC7" w:rsidRPr="0052389E" w:rsidRDefault="00611BC7" w:rsidP="007F0632">
            <w:pPr>
              <w:jc w:val="center"/>
              <w:rPr>
                <w:rFonts w:cs="Times New Roman"/>
              </w:rPr>
            </w:pPr>
            <w:r w:rsidRPr="0052389E">
              <w:rPr>
                <w:rFonts w:cs="Times New Roman"/>
                <w:sz w:val="16"/>
              </w:rPr>
              <w:t>10.90</w:t>
            </w:r>
          </w:p>
        </w:tc>
        <w:tc>
          <w:tcPr>
            <w:tcW w:w="2076" w:type="dxa"/>
          </w:tcPr>
          <w:p w14:paraId="2899A3C2" w14:textId="77777777" w:rsidR="00611BC7" w:rsidRPr="0052389E" w:rsidRDefault="00611BC7" w:rsidP="007F0632">
            <w:pPr>
              <w:jc w:val="center"/>
              <w:rPr>
                <w:rFonts w:cs="Times New Roman"/>
              </w:rPr>
            </w:pPr>
            <w:r w:rsidRPr="0052389E">
              <w:rPr>
                <w:rFonts w:cs="Times New Roman"/>
                <w:sz w:val="16"/>
              </w:rPr>
              <w:t>53.3</w:t>
            </w:r>
          </w:p>
        </w:tc>
        <w:tc>
          <w:tcPr>
            <w:tcW w:w="2076" w:type="dxa"/>
          </w:tcPr>
          <w:p w14:paraId="292C02A6" w14:textId="77777777" w:rsidR="00611BC7" w:rsidRPr="0052389E" w:rsidRDefault="00611BC7" w:rsidP="007F0632">
            <w:pPr>
              <w:jc w:val="center"/>
              <w:rPr>
                <w:rFonts w:cs="Times New Roman"/>
              </w:rPr>
            </w:pPr>
            <w:r w:rsidRPr="0052389E">
              <w:rPr>
                <w:rFonts w:cs="Times New Roman"/>
                <w:sz w:val="16"/>
              </w:rPr>
              <w:t>46.7</w:t>
            </w:r>
          </w:p>
        </w:tc>
      </w:tr>
      <w:tr w:rsidR="00611BC7" w:rsidRPr="0052389E" w14:paraId="539207D0" w14:textId="77777777" w:rsidTr="007F0632">
        <w:trPr>
          <w:jc w:val="center"/>
        </w:trPr>
        <w:tc>
          <w:tcPr>
            <w:tcW w:w="2076" w:type="dxa"/>
          </w:tcPr>
          <w:p w14:paraId="5E11BC24" w14:textId="77777777" w:rsidR="00611BC7" w:rsidRPr="0052389E" w:rsidRDefault="00611BC7" w:rsidP="007F0632">
            <w:pPr>
              <w:rPr>
                <w:rFonts w:cs="Times New Roman"/>
              </w:rPr>
            </w:pPr>
            <w:r w:rsidRPr="0052389E">
              <w:rPr>
                <w:rFonts w:cs="Times New Roman"/>
                <w:sz w:val="16"/>
              </w:rPr>
              <w:t>3.0×</w:t>
            </w:r>
          </w:p>
        </w:tc>
        <w:tc>
          <w:tcPr>
            <w:tcW w:w="2076" w:type="dxa"/>
          </w:tcPr>
          <w:p w14:paraId="696B9BC6" w14:textId="77777777" w:rsidR="00611BC7" w:rsidRPr="0052389E" w:rsidRDefault="00611BC7" w:rsidP="007F0632">
            <w:pPr>
              <w:jc w:val="center"/>
              <w:rPr>
                <w:rFonts w:cs="Times New Roman"/>
              </w:rPr>
            </w:pPr>
            <w:r w:rsidRPr="0052389E">
              <w:rPr>
                <w:rFonts w:cs="Times New Roman"/>
                <w:sz w:val="16"/>
              </w:rPr>
              <w:t>11.89</w:t>
            </w:r>
          </w:p>
        </w:tc>
        <w:tc>
          <w:tcPr>
            <w:tcW w:w="2076" w:type="dxa"/>
          </w:tcPr>
          <w:p w14:paraId="6043EDF1" w14:textId="77777777" w:rsidR="00611BC7" w:rsidRPr="0052389E" w:rsidRDefault="00611BC7" w:rsidP="007F0632">
            <w:pPr>
              <w:jc w:val="center"/>
              <w:rPr>
                <w:rFonts w:cs="Times New Roman"/>
              </w:rPr>
            </w:pPr>
            <w:r w:rsidRPr="0052389E">
              <w:rPr>
                <w:rFonts w:cs="Times New Roman"/>
                <w:sz w:val="16"/>
              </w:rPr>
              <w:t>53.3</w:t>
            </w:r>
          </w:p>
        </w:tc>
        <w:tc>
          <w:tcPr>
            <w:tcW w:w="2076" w:type="dxa"/>
          </w:tcPr>
          <w:p w14:paraId="290C2FC9" w14:textId="77777777" w:rsidR="00611BC7" w:rsidRPr="0052389E" w:rsidRDefault="00611BC7" w:rsidP="007F0632">
            <w:pPr>
              <w:jc w:val="center"/>
              <w:rPr>
                <w:rFonts w:cs="Times New Roman"/>
              </w:rPr>
            </w:pPr>
            <w:r w:rsidRPr="0052389E">
              <w:rPr>
                <w:rFonts w:cs="Times New Roman"/>
                <w:sz w:val="16"/>
              </w:rPr>
              <w:t>46.7</w:t>
            </w:r>
          </w:p>
        </w:tc>
      </w:tr>
      <w:tr w:rsidR="00611BC7" w:rsidRPr="0052389E" w14:paraId="18B6B4D6" w14:textId="77777777" w:rsidTr="007F0632">
        <w:trPr>
          <w:jc w:val="center"/>
        </w:trPr>
        <w:tc>
          <w:tcPr>
            <w:tcW w:w="2076" w:type="dxa"/>
            <w:tcBorders>
              <w:bottom w:val="single" w:sz="12" w:space="0" w:color="000000"/>
            </w:tcBorders>
          </w:tcPr>
          <w:p w14:paraId="01A74844" w14:textId="77777777" w:rsidR="00611BC7" w:rsidRPr="0052389E" w:rsidRDefault="00611BC7" w:rsidP="007F0632">
            <w:pPr>
              <w:rPr>
                <w:rFonts w:cs="Times New Roman"/>
              </w:rPr>
            </w:pPr>
            <w:r w:rsidRPr="0052389E">
              <w:rPr>
                <w:rFonts w:cs="Times New Roman"/>
                <w:sz w:val="16"/>
              </w:rPr>
              <w:t>4.0 min (sampling)</w:t>
            </w:r>
          </w:p>
        </w:tc>
        <w:tc>
          <w:tcPr>
            <w:tcW w:w="2076" w:type="dxa"/>
            <w:tcBorders>
              <w:bottom w:val="single" w:sz="12" w:space="0" w:color="000000"/>
            </w:tcBorders>
          </w:tcPr>
          <w:p w14:paraId="098BFA80" w14:textId="77777777" w:rsidR="00611BC7" w:rsidRPr="0052389E" w:rsidRDefault="00611BC7" w:rsidP="007F0632">
            <w:pPr>
              <w:jc w:val="center"/>
              <w:rPr>
                <w:rFonts w:cs="Times New Roman"/>
              </w:rPr>
            </w:pPr>
            <w:r w:rsidRPr="0052389E">
              <w:rPr>
                <w:rFonts w:cs="Times New Roman"/>
                <w:sz w:val="16"/>
              </w:rPr>
              <w:t>4.00</w:t>
            </w:r>
          </w:p>
        </w:tc>
        <w:tc>
          <w:tcPr>
            <w:tcW w:w="2076" w:type="dxa"/>
            <w:tcBorders>
              <w:bottom w:val="single" w:sz="12" w:space="0" w:color="000000"/>
            </w:tcBorders>
          </w:tcPr>
          <w:p w14:paraId="5A15B0E7" w14:textId="77777777" w:rsidR="00611BC7" w:rsidRPr="0052389E" w:rsidRDefault="00611BC7" w:rsidP="007F0632">
            <w:pPr>
              <w:jc w:val="center"/>
              <w:rPr>
                <w:rFonts w:cs="Times New Roman"/>
              </w:rPr>
            </w:pPr>
            <w:r w:rsidRPr="0052389E">
              <w:rPr>
                <w:rFonts w:cs="Times New Roman"/>
                <w:sz w:val="16"/>
              </w:rPr>
              <w:t>53.1</w:t>
            </w:r>
          </w:p>
        </w:tc>
        <w:tc>
          <w:tcPr>
            <w:tcW w:w="2076" w:type="dxa"/>
            <w:tcBorders>
              <w:bottom w:val="single" w:sz="12" w:space="0" w:color="000000"/>
            </w:tcBorders>
          </w:tcPr>
          <w:p w14:paraId="0D30804D" w14:textId="77777777" w:rsidR="00611BC7" w:rsidRPr="0052389E" w:rsidRDefault="00611BC7" w:rsidP="007F0632">
            <w:pPr>
              <w:jc w:val="center"/>
              <w:rPr>
                <w:rFonts w:cs="Times New Roman"/>
              </w:rPr>
            </w:pPr>
            <w:r w:rsidRPr="0052389E">
              <w:rPr>
                <w:rFonts w:cs="Times New Roman"/>
                <w:sz w:val="16"/>
              </w:rPr>
              <w:t>46.9</w:t>
            </w:r>
          </w:p>
        </w:tc>
      </w:tr>
    </w:tbl>
    <w:p w14:paraId="1A5AA513" w14:textId="77777777" w:rsidR="00195952" w:rsidRPr="0052389E" w:rsidRDefault="00195952" w:rsidP="00ED0515">
      <w:pPr>
        <w:spacing w:before="120"/>
        <w:rPr>
          <w:rFonts w:cs="Times New Roman"/>
        </w:rPr>
      </w:pPr>
    </w:p>
    <w:p w14:paraId="227B8D31" w14:textId="77777777" w:rsidR="0067196D" w:rsidRPr="00FA14F9" w:rsidRDefault="00CD288E" w:rsidP="00CB795C">
      <w:pPr>
        <w:spacing w:after="160"/>
        <w:jc w:val="both"/>
      </w:pPr>
      <w:r>
        <w:t>Taken together, the results of this section demonstrate that the two-component model recovers physically meaningful parameters from a single breakthrough curve. The dual-component structure is a statistical necessity (ΔAICc = 32.7 relative to the best single-component alternative); the fitted flow rate agrees with the independent pump setting without being constrained in the objective function; the Peclet number independently corroborates the non-Fickian transport regime identified via K-P kinetics (Section 3.2); and the ~47% erfc tail contribution is stable under variation of the transition-width parameter. The sustained-release fraction has a practical implication: nearly half of the tracer detected at the wellhead originates from ongoing matrix-diffusion-controlled release rather than from the initial shut-in accumulation slug, suggesting that a single shut-in can support monitoring over an extended production period.</w:t>
      </w:r>
    </w:p>
    <w:p w14:paraId="78E4489F" w14:textId="77777777" w:rsidR="00195952" w:rsidRPr="0052389E" w:rsidRDefault="00CD288E" w:rsidP="00ED0515">
      <w:pPr>
        <w:pStyle w:val="21"/>
        <w:rPr>
          <w:rFonts w:ascii="Times New Roman" w:hAnsi="Times New Roman" w:cs="Times New Roman"/>
        </w:rPr>
      </w:pPr>
      <w:r w:rsidRPr="0052389E">
        <w:rPr>
          <w:rFonts w:ascii="Times New Roman" w:hAnsi="Times New Roman" w:cs="Times New Roman"/>
          <w:color w:val="000000"/>
        </w:rPr>
        <w:t>3.4 Two-Phase Flow Production Allocation via Tracer Flux</w:t>
      </w:r>
    </w:p>
    <w:p w14:paraId="68C2E1F6" w14:textId="77777777" w:rsidR="00832ADD" w:rsidRPr="00043A00" w:rsidRDefault="00CD288E" w:rsidP="00A2601E">
      <w:pPr>
        <w:spacing w:after="0"/>
        <w:rPr>
          <w:rFonts w:eastAsia="宋体"/>
          <w:lang w:eastAsia="zh-CN"/>
        </w:rPr>
      </w:pPr>
      <w:r w:rsidRPr="00043A00">
        <w:t>A fractured well does not produce single-phase oil indefinitely. Formation water eventually breaks through, and the oil fraction in the produced fluid varies over time and across stages. The question is whether the analysis developed above, validated on single-phase flow, remains useful when both oil and water move through the proppant pack. We examined this with steady-state core displacement experiments at three oil-water ratios (OWR = 4:1, 1:1, 1:4) and four total flow rates (0.1-0.4 mL/min).</w:t>
      </w:r>
    </w:p>
    <w:p w14:paraId="17639148" w14:textId="7540D86D" w:rsidR="002F32CF" w:rsidRDefault="00EA7372">
      <w:pPr>
        <w:spacing w:after="60" w:line="240" w:lineRule="auto"/>
        <w:jc w:val="center"/>
      </w:pPr>
      <w:r>
        <w:rPr>
          <w:noProof/>
          <w:lang w:eastAsia="zh-CN"/>
        </w:rPr>
        <w:drawing>
          <wp:inline distT="0" distB="0" distL="0" distR="0" wp14:anchorId="0B964F8F" wp14:editId="79133A5A">
            <wp:extent cx="5274310" cy="2089150"/>
            <wp:effectExtent l="0" t="0" r="2540" b="6350"/>
            <wp:docPr id="10645801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2089150"/>
                    </a:xfrm>
                    <a:prstGeom prst="rect">
                      <a:avLst/>
                    </a:prstGeom>
                    <a:noFill/>
                    <a:ln>
                      <a:noFill/>
                    </a:ln>
                  </pic:spPr>
                </pic:pic>
              </a:graphicData>
            </a:graphic>
          </wp:inline>
        </w:drawing>
      </w:r>
    </w:p>
    <w:p w14:paraId="61C934BF" w14:textId="77777777" w:rsidR="00A2601E" w:rsidRDefault="00A2601E" w:rsidP="00A2601E">
      <w:pPr>
        <w:spacing w:after="0"/>
        <w:jc w:val="center"/>
      </w:pPr>
      <w:r>
        <w:rPr>
          <w:b/>
          <w:sz w:val="18"/>
        </w:rPr>
        <w:t>Figure 12. Two-phase flow production allocation. (a) Tracer concentration vs. total flow rate. (b) Oil-phase tracer flux vs. total flow rate. (c) Normalized flux vs. oil fraction (r = 0.97).</w:t>
      </w:r>
    </w:p>
    <w:p w14:paraId="7EF96910" w14:textId="77777777" w:rsidR="00832ADD" w:rsidRPr="00043A00" w:rsidRDefault="00CD288E" w:rsidP="0076449E">
      <w:pPr>
        <w:spacing w:after="0"/>
        <w:jc w:val="both"/>
      </w:pPr>
      <w:r w:rsidRPr="00043A00">
        <w:t>Figure 12a plots the tracer concentration against total flow rate for each OWR. Concentration drops as flow rate increases, a straightforward consequence of dilution: at higher flow rates, less time is available for tracer to accumulate in each unit volume of produced fluid. The concentration shows no systematic dependence on OWR, suggesting that oil and water compete for the proppant surface in rough proportion to their volume fractions. Concentration alone is therefore a poor proxy for the production rate of a given stage.</w:t>
      </w:r>
    </w:p>
    <w:p w14:paraId="4140774F" w14:textId="77777777" w:rsidR="00832ADD" w:rsidRPr="00043A00" w:rsidRDefault="00CD288E" w:rsidP="0076449E">
      <w:pPr>
        <w:spacing w:after="0"/>
        <w:jc w:val="both"/>
      </w:pPr>
      <w:r w:rsidRPr="00043A00">
        <w:t>The way around this is to work with tracer flux rather than concentration. We define the oil-phase tracer mass flux as F</w:t>
      </w:r>
      <w:r w:rsidRPr="00043A00">
        <w:rPr>
          <w:vertAlign w:val="subscript"/>
        </w:rPr>
        <w:t>O</w:t>
      </w:r>
      <w:r w:rsidRPr="00043A00">
        <w:t xml:space="preserve"> = Coil × Qoil. In steady state, F</w:t>
      </w:r>
      <w:r w:rsidRPr="00043A00">
        <w:rPr>
          <w:vertAlign w:val="subscript"/>
        </w:rPr>
        <w:t>O</w:t>
      </w:r>
      <w:r w:rsidRPr="00043A00">
        <w:t xml:space="preserve"> equals the release rate from the ESP-T pack and therefore strips out the dilution effect, reflecting only what the proppant is actually releasing. Figure 12b confirms this: F</w:t>
      </w:r>
      <w:r w:rsidRPr="00043A00">
        <w:rPr>
          <w:vertAlign w:val="subscript"/>
        </w:rPr>
        <w:t>O</w:t>
      </w:r>
      <w:r w:rsidRPr="00043A00">
        <w:t xml:space="preserve"> increases with OWR, as expected when more oil contacts the proppant surface, but shows no systematic dependence on total flow rate. The </w:t>
      </w:r>
      <w:r w:rsidRPr="00043A00">
        <w:lastRenderedPageBreak/>
        <w:t>proppant releases tracer at a rate governed by the oil-wetted area, not by how fast fluid sweeps past it.</w:t>
      </w:r>
    </w:p>
    <w:p w14:paraId="612DEC23" w14:textId="77777777" w:rsidR="00832ADD" w:rsidRDefault="00CD288E" w:rsidP="0076449E">
      <w:pPr>
        <w:spacing w:after="0"/>
        <w:jc w:val="both"/>
        <w:rPr>
          <w:rFonts w:eastAsia="宋体"/>
          <w:lang w:eastAsia="zh-CN"/>
        </w:rPr>
      </w:pPr>
      <w:r w:rsidRPr="00043A00">
        <w:t>The critical test is whether F</w:t>
      </w:r>
      <w:r w:rsidRPr="00043A00">
        <w:rPr>
          <w:vertAlign w:val="subscript"/>
        </w:rPr>
        <w:t>O</w:t>
      </w:r>
      <w:r w:rsidRPr="00043A00">
        <w:t xml:space="preserve"> can be converted into a production rate. Figure 12c normalizes F</w:t>
      </w:r>
      <w:r w:rsidRPr="00043A00">
        <w:rPr>
          <w:vertAlign w:val="subscript"/>
        </w:rPr>
        <w:t>O</w:t>
      </w:r>
      <w:r w:rsidRPr="00043A00">
        <w:t xml:space="preserve"> from the two-phase experiments by the steady-state F</w:t>
      </w:r>
      <w:r w:rsidRPr="00043A00">
        <w:rPr>
          <w:vertAlign w:val="subscript"/>
        </w:rPr>
        <w:t>O</w:t>
      </w:r>
      <w:r w:rsidRPr="00043A00">
        <w:t xml:space="preserve"> measured during single-phase oil displacement (F</w:t>
      </w:r>
      <w:r w:rsidRPr="00043A00">
        <w:rPr>
          <w:vertAlign w:val="subscript"/>
        </w:rPr>
        <w:t>O</w:t>
      </w:r>
      <w:r w:rsidRPr="00043A00">
        <w:t>,ref = 3.187 ± 0.15 μg/min, triplicate measurements) and compares the result with the known oil flow rate at each OWR. The agreement is close (Pearson r = 0.97, p = 0.006; RMSD = 8.3%), confirming that per-interval oil production rates can be recovered from F</w:t>
      </w:r>
      <w:r w:rsidRPr="00043A00">
        <w:rPr>
          <w:vertAlign w:val="subscript"/>
        </w:rPr>
        <w:t>O</w:t>
      </w:r>
      <w:r w:rsidRPr="00043A00">
        <w:t xml:space="preserve"> measurements when the total flow rate is known, even with a water phase present. The primary source of uncertainty is the F</w:t>
      </w:r>
      <w:r w:rsidRPr="00043A00">
        <w:rPr>
          <w:vertAlign w:val="subscript"/>
        </w:rPr>
        <w:t>O</w:t>
      </w:r>
      <w:r w:rsidRPr="00043A00">
        <w:t>,ref reproducibility (±4.7%). We note that the production-rate correlation is based on three OWR conditions (n = 3 independent oil-fraction levels); a larger OWR matrix would strengthen the calibration. Batch-specific F</w:t>
      </w:r>
      <w:r w:rsidRPr="00043A00">
        <w:rPr>
          <w:vertAlign w:val="subscript"/>
        </w:rPr>
        <w:t>O</w:t>
      </w:r>
      <w:r w:rsidRPr="00043A00">
        <w:t>,ref determination is advisable for field deployment.</w:t>
      </w:r>
    </w:p>
    <w:p w14:paraId="0A7F3EBF" w14:textId="0EB2FA9A" w:rsidR="00FA14F9" w:rsidRPr="00FA14F9" w:rsidRDefault="00FA14F9" w:rsidP="0076449E">
      <w:pPr>
        <w:spacing w:after="0"/>
        <w:jc w:val="both"/>
        <w:rPr>
          <w:rFonts w:eastAsia="宋体"/>
          <w:lang w:eastAsia="zh-CN"/>
        </w:rPr>
      </w:pPr>
      <w:r w:rsidRPr="00FA14F9">
        <w:rPr>
          <w:rFonts w:eastAsia="宋体"/>
          <w:lang w:eastAsia="zh-CN"/>
        </w:rPr>
        <w:t>Several limitations of the present study should be noted. First, the model was validated on a single interval with uniform proppant packing; multi-interval configurations remain untested. Second, the FO calibration used dodecane under steady flow at a single temperature; transient conditions, crude oil, and site-specific thermal effects require dedicated follow-up. Third, the chemical stability of the epoxy matrix in aggressive environments (H₂S, CO₂, high-salinity brines, &gt;120 °C) was not evaluated. Addressing these limitations defines the path from laboratory demonstration to field deployment.</w:t>
      </w:r>
    </w:p>
    <w:p w14:paraId="69F0AD59" w14:textId="77777777" w:rsidR="00832ADD" w:rsidRPr="00043A00" w:rsidRDefault="00CD288E" w:rsidP="0076449E">
      <w:pPr>
        <w:spacing w:after="0"/>
        <w:jc w:val="both"/>
      </w:pPr>
      <w:r w:rsidRPr="00043A00">
        <w:t>These results suggest an operational pathway toward field deployment, though several validation steps remain. Each fracture stage receives ESP-T particles doped with a distinct metal or rare earth element (e.g., Mn, Zn, Cu, Eu, Dy), producing a unique ICP-MS signature that enables per-stage signal separation. After a single shut-in period, produced fluid is sampled at the wellhead at intervals guided by the expected pulse arrival time predicted by Eq. 1 from the wellbore geometry and the estimated flow velocity. The fitted Q for each stage, converted to an oil production rate via flux normalization, identifies underperforming intervals. Subject to field validation, periodic sampling could track how each stage contribution evolves over time—without requiring downhole tools or additional shut-ins—because the tracer remains in the fracture after a single placement.</w:t>
      </w:r>
    </w:p>
    <w:p>
      <w:pPr>
        <w:pStyle w:val="1"/>
      </w:pPr>
      <w:r>
        <w:rPr/>
        <w:t xml:space="preserve">4. Conclusions</w:t>
      </w:r>
    </w:p>
    <w:p w14:paraId="513726EB" w14:textId="77777777" w:rsidR="00195952" w:rsidRPr="0052389E" w:rsidRDefault="00CD288E" w:rsidP="00ED0515">
      <w:pPr>
        <w:rPr>
          <w:rFonts w:ascii="Times New Roman" w:hAnsi="Times New Roman" w:cs="Times New Roman"/>
        </w:rPr>
      </w:pPr>
      <w:r>
        <w:t>A method for jointly estimating release and transport parameters from a single tracer proppant breakthrough curve was developed and validated at the laboratory scale. The BTC is decomposed into a Gaussian pulse (shut-in accumulation slug) and an erfc tail (sustained matrix-diffusion-controlled release), connected by a smooth tanh transition; six parameters are estimated simultaneously by nonlinear least squares. Applied to single-phase core displacement data from an oleophilic epoxy/Fe₃O₄ tracer proppant (ESP-T), the two-component model is strongly preferred over four single-component alternatives (ΔAICc = 32.7, F-test p &lt; 10⁻⁶, R² = 0.9939). The fitted flow rate (0.46 mL/min) agrees with the independent pump setting (0.50 mL/min) within 8% without being constrained in the objective function, confirming that the model extracts physically meaningful transport parameters from the BTC shape. The Peclet number (Pe = 0.934) independently corroborates the non-Fickian transport regime identified via K-P kinetics (n = 0.45–0.85). The erfc tail accounts for 47% of the integrated tracer signal, a result stable to within ±0.8% across a six-fold variation in the transition width.</w:t>
      </w:r>
    </w:p>
    <w:p w14:paraId="4BDCDB50" w14:textId="77777777" w:rsidR="000C17A9" w:rsidRPr="00EA7372" w:rsidRDefault="00CD288E" w:rsidP="00EA7372">
      <w:pPr>
        <w:spacing w:after="160"/>
        <w:jc w:val="both"/>
      </w:pPr>
      <w:r>
        <w:t>Under steady-state two-phase flow, the oil-phase tracer mass flux eliminates the dilution artifact inherent in concentration-based interpretation and tracks oil production rates across oil-water ratios from 4:1 to 1:4 (Pearson r = 0.97, RMSD = 8.3%). Simple time-of-arrival methods are inadequate for this class of BTCs (errors +162% to +685%).</w:t>
      </w:r>
    </w:p>
    <w:p w14:paraId="72D67303" w14:textId="77777777" w:rsidR="000C17A9" w:rsidRPr="00EA7372" w:rsidRDefault="00CD288E" w:rsidP="00EA7372">
      <w:pPr>
        <w:spacing w:after="160"/>
        <w:jc w:val="both"/>
      </w:pPr>
      <w:r>
        <w:t>The present study is limited to single-interval, laboratory-scale experiments with dodecane as the model oil. Extending the framework to field conditions requires validation under multi-interval configurations, crude oil, transient flow, elevated temperature, and aggressive fluid environments (H₂S, CO₂, high-salinity brines). The co-precipitation synthesis accommodates a range of transition metals and rare earth elements for multi-stage tracer coding; combined with the transport analysis framework, this provides a pathway to per-stage production allocation in multi-fractured horizontal wells—requiring no downhole tools and only a single shut-in.</w:t>
      </w:r>
    </w:p>
    <w:p w14:paraId="280729F6" w14:textId="77777777" w:rsidR="000C17A9" w:rsidRPr="00EA7372" w:rsidRDefault="00CD288E" w:rsidP="00EA7372">
      <w:pPr>
        <w:spacing w:after="160"/>
        <w:jc w:val="both"/>
      </w:pPr>
    </w:p>
    <w:p w14:paraId="35E17D30" w14:textId="77777777" w:rsidR="000C17A9" w:rsidRPr="00EA7372" w:rsidRDefault="00CD288E" w:rsidP="00EA7372">
      <w:pPr>
        <w:spacing w:after="160"/>
        <w:jc w:val="both"/>
      </w:pPr>
    </w:p>
    <w:p w14:paraId="268C6478" w14:textId="77777777" w:rsidR="00195952" w:rsidRPr="0052389E" w:rsidRDefault="00CD288E" w:rsidP="00ED0515">
      <w:pPr>
        <w:pStyle w:val="1"/>
        <w:rPr>
          <w:rFonts w:ascii="Times New Roman" w:hAnsi="Times New Roman" w:cs="Times New Roman"/>
        </w:rPr>
      </w:pPr>
      <w:r w:rsidRPr="0052389E">
        <w:rPr>
          <w:rFonts w:ascii="Times New Roman" w:hAnsi="Times New Roman" w:cs="Times New Roman"/>
          <w:color w:val="000000"/>
        </w:rPr>
        <w:t>References</w:t>
      </w:r>
    </w:p>
    <w:p w14:paraId="72F714C0" w14:textId="77777777" w:rsidR="003D64B4" w:rsidRPr="0052389E" w:rsidRDefault="00CD288E" w:rsidP="00ED0515">
      <w:pPr>
        <w:spacing w:after="40" w:line="288" w:lineRule="auto"/>
        <w:rPr>
          <w:rFonts w:cs="Times New Roman"/>
        </w:rPr>
      </w:pPr>
      <w:r w:rsidRPr="0052389E">
        <w:rPr>
          <w:rFonts w:cs="Times New Roman"/>
          <w:sz w:val="18"/>
        </w:rPr>
        <w:t>[1] IEA. World Energy Outlook 2024. Paris: International Energy Agency, 2024.</w:t>
      </w:r>
    </w:p>
    <w:p w14:paraId="0BE3FCB2" w14:textId="77777777" w:rsidR="003D64B4" w:rsidRPr="0052389E" w:rsidRDefault="00CD288E" w:rsidP="00ED0515">
      <w:pPr>
        <w:spacing w:after="40" w:line="288" w:lineRule="auto"/>
        <w:rPr>
          <w:rFonts w:cs="Times New Roman"/>
        </w:rPr>
      </w:pPr>
      <w:r w:rsidRPr="0052389E">
        <w:rPr>
          <w:rFonts w:cs="Times New Roman"/>
          <w:sz w:val="18"/>
        </w:rPr>
        <w:t>[2] BP. bp Energy Outlook 2024. London: BP p.l.c., 2024.</w:t>
      </w:r>
    </w:p>
    <w:p w14:paraId="4461DE5A" w14:textId="77777777" w:rsidR="003D64B4" w:rsidRPr="0052389E" w:rsidRDefault="00CD288E" w:rsidP="00ED0515">
      <w:pPr>
        <w:spacing w:after="40" w:line="288" w:lineRule="auto"/>
        <w:rPr>
          <w:rFonts w:cs="Times New Roman"/>
        </w:rPr>
      </w:pPr>
      <w:r w:rsidRPr="0052389E">
        <w:rPr>
          <w:rFonts w:cs="Times New Roman"/>
          <w:sz w:val="18"/>
        </w:rPr>
        <w:t>[3] WANG L, TIAN Y, YU X, et al. Advances in improved/enhanced oil recovery technologies for tight and shale reservoirs. Fuel, 2017, 210: 425-445.</w:t>
      </w:r>
    </w:p>
    <w:p w14:paraId="799C0A8B" w14:textId="77777777" w:rsidR="003D64B4" w:rsidRPr="0052389E" w:rsidRDefault="00CD288E" w:rsidP="00ED0515">
      <w:pPr>
        <w:spacing w:after="40" w:line="288" w:lineRule="auto"/>
        <w:rPr>
          <w:rFonts w:cs="Times New Roman"/>
        </w:rPr>
      </w:pPr>
      <w:r w:rsidRPr="0052389E">
        <w:rPr>
          <w:rFonts w:cs="Times New Roman"/>
          <w:sz w:val="18"/>
        </w:rPr>
        <w:t>[4] MONTGOMERY S L, JARVIE D M, BOWKER K A, et al. Mississippian Barnett Shale: Gas-shale play with multi-trillion cubic foot potential. AAPG Bulletin, 2005, 89(2): 155-175.</w:t>
      </w:r>
    </w:p>
    <w:p w14:paraId="724D6D41" w14:textId="77777777" w:rsidR="003D64B4" w:rsidRPr="0052389E" w:rsidRDefault="00CD288E" w:rsidP="00ED0515">
      <w:pPr>
        <w:spacing w:after="40" w:line="288" w:lineRule="auto"/>
        <w:rPr>
          <w:rFonts w:cs="Times New Roman"/>
        </w:rPr>
      </w:pPr>
      <w:r w:rsidRPr="0052389E">
        <w:rPr>
          <w:rFonts w:cs="Times New Roman"/>
          <w:sz w:val="18"/>
        </w:rPr>
        <w:t>[5] KING G E. Thirty years of gas shale fracturing: What have we learned? SPE 133456, SPE ATCE, Florence, Italy, 2010. https://doi.org/10.2118/133456-MS</w:t>
      </w:r>
    </w:p>
    <w:p w14:paraId="1F655312" w14:textId="77777777" w:rsidR="003D64B4" w:rsidRPr="0052389E" w:rsidRDefault="00CD288E" w:rsidP="00ED0515">
      <w:pPr>
        <w:spacing w:after="40" w:line="288" w:lineRule="auto"/>
        <w:rPr>
          <w:rFonts w:cs="Times New Roman"/>
        </w:rPr>
      </w:pPr>
      <w:r w:rsidRPr="0052389E">
        <w:rPr>
          <w:rFonts w:cs="Times New Roman"/>
          <w:sz w:val="18"/>
        </w:rPr>
        <w:t>[6] CIPOLLA C L, WALLACE J. Stimulated reservoir volume: A misnomer? SPE 168596, SPE HFTC, The Woodlands, TX, 2014. https://doi.org/10.2118/168596-MS</w:t>
      </w:r>
    </w:p>
    <w:p w14:paraId="0D30A824" w14:textId="77777777" w:rsidR="003D64B4" w:rsidRPr="0052389E" w:rsidRDefault="00CD288E" w:rsidP="00ED0515">
      <w:pPr>
        <w:spacing w:after="40" w:line="288" w:lineRule="auto"/>
        <w:rPr>
          <w:rFonts w:cs="Times New Roman"/>
        </w:rPr>
      </w:pPr>
      <w:r w:rsidRPr="0052389E">
        <w:rPr>
          <w:rFonts w:cs="Times New Roman"/>
          <w:sz w:val="18"/>
        </w:rPr>
        <w:t>[7] XU Y, DONG Y, ZHAO L, et al. Effects of uneven proppant distribution in multiple clusters of fractures on fracture conductivity. Scientific Reports, 2025, 15: 10245.</w:t>
      </w:r>
    </w:p>
    <w:p w14:paraId="1EAF3550" w14:textId="77777777" w:rsidR="003D64B4" w:rsidRPr="0052389E" w:rsidRDefault="00CD288E" w:rsidP="00ED0515">
      <w:pPr>
        <w:spacing w:after="40" w:line="288" w:lineRule="auto"/>
        <w:rPr>
          <w:rFonts w:cs="Times New Roman"/>
        </w:rPr>
      </w:pPr>
      <w:r w:rsidRPr="0052389E">
        <w:rPr>
          <w:rFonts w:cs="Times New Roman"/>
          <w:sz w:val="18"/>
        </w:rPr>
        <w:t>[8] YUE M, ZHU W, GOU F, et al. Impacts of proppant distribution on development of tight oil reservoirs with threshold pressure gradient. Petroleum Science, 2024, 21(1): 445-460.</w:t>
      </w:r>
    </w:p>
    <w:p w14:paraId="429CF56F" w14:textId="77777777" w:rsidR="003D64B4" w:rsidRPr="0052389E" w:rsidRDefault="00CD288E" w:rsidP="00ED0515">
      <w:pPr>
        <w:spacing w:after="40" w:line="288" w:lineRule="auto"/>
        <w:rPr>
          <w:rFonts w:cs="Times New Roman"/>
        </w:rPr>
      </w:pPr>
      <w:r w:rsidRPr="0052389E">
        <w:rPr>
          <w:rFonts w:cs="Times New Roman"/>
          <w:sz w:val="18"/>
        </w:rPr>
        <w:t>[9] HILL A D, ZHU D. Production Logging: Theoretical and Interpretive Elements. 2nd ed. Richardson: SPE, 2021.</w:t>
      </w:r>
    </w:p>
    <w:p w14:paraId="1A808615" w14:textId="77777777" w:rsidR="003D64B4" w:rsidRPr="0052389E" w:rsidRDefault="00CD288E" w:rsidP="00ED0515">
      <w:pPr>
        <w:spacing w:after="40" w:line="288" w:lineRule="auto"/>
        <w:rPr>
          <w:rFonts w:cs="Times New Roman"/>
        </w:rPr>
      </w:pPr>
      <w:r w:rsidRPr="0052389E">
        <w:rPr>
          <w:rFonts w:cs="Times New Roman"/>
          <w:sz w:val="18"/>
        </w:rPr>
        <w:t>[10] MOLENAAR M M, HILL D J, WEBSTER P, et al. First downhole application of distributed acoustic sensing for hydraulic-fracturing monitoring and diagnostics. SPE Drilling &amp; Completion, 2012, 27(1): 32-38. https://doi.org/10.2118/140561-PA</w:t>
      </w:r>
    </w:p>
    <w:p w14:paraId="4FA4968A" w14:textId="77777777" w:rsidR="003D64B4" w:rsidRPr="0052389E" w:rsidRDefault="00CD288E" w:rsidP="00ED0515">
      <w:pPr>
        <w:spacing w:after="40" w:line="288" w:lineRule="auto"/>
        <w:rPr>
          <w:rFonts w:cs="Times New Roman"/>
        </w:rPr>
      </w:pPr>
      <w:r w:rsidRPr="0052389E">
        <w:rPr>
          <w:rFonts w:cs="Times New Roman"/>
          <w:sz w:val="18"/>
        </w:rPr>
        <w:t>[11] JIN G, ROY B. Hydraulic-fracture geometry characterization using low-frequency DAS signal. The Leading Edge, 2017, 36(12): 975-980.</w:t>
      </w:r>
    </w:p>
    <w:p w14:paraId="78300DD6" w14:textId="77777777" w:rsidR="003D64B4" w:rsidRPr="0052389E" w:rsidRDefault="00CD288E" w:rsidP="00ED0515">
      <w:pPr>
        <w:spacing w:after="40" w:line="288" w:lineRule="auto"/>
        <w:rPr>
          <w:rFonts w:cs="Times New Roman"/>
        </w:rPr>
      </w:pPr>
      <w:r w:rsidRPr="0052389E">
        <w:rPr>
          <w:rFonts w:cs="Times New Roman"/>
          <w:sz w:val="18"/>
        </w:rPr>
        <w:t>[12] MAXWELL S C. Microseismic hydraulic fracture imaging: The path toward optimizing shale gas production. The Leading Edge, 2011, 30(3): 340-346.</w:t>
      </w:r>
    </w:p>
    <w:p w14:paraId="668FC58C" w14:textId="77777777" w:rsidR="003D64B4" w:rsidRPr="0052389E" w:rsidRDefault="00CD288E" w:rsidP="00ED0515">
      <w:pPr>
        <w:spacing w:after="40" w:line="288" w:lineRule="auto"/>
        <w:rPr>
          <w:rFonts w:cs="Times New Roman"/>
        </w:rPr>
      </w:pPr>
      <w:r w:rsidRPr="0052389E">
        <w:rPr>
          <w:rFonts w:cs="Times New Roman"/>
          <w:sz w:val="18"/>
        </w:rPr>
        <w:t>[13] PATIDAR A K, JOSHI D, DRISTANT U, et al. A review of tracer testing techniques in porous media. Journal of Petroleum Exploration and Production Technology, 2022, 12(12): 3339-3356.</w:t>
      </w:r>
    </w:p>
    <w:p w14:paraId="349A80F9" w14:textId="77777777" w:rsidR="003D64B4" w:rsidRPr="0052389E" w:rsidRDefault="00CD288E" w:rsidP="00ED0515">
      <w:pPr>
        <w:spacing w:after="40" w:line="288" w:lineRule="auto"/>
        <w:rPr>
          <w:rFonts w:cs="Times New Roman"/>
        </w:rPr>
      </w:pPr>
      <w:r w:rsidRPr="0052389E">
        <w:rPr>
          <w:rFonts w:cs="Times New Roman"/>
          <w:sz w:val="18"/>
        </w:rPr>
        <w:t>[14] SANNI M, AL-ABBAD M, KOKAL S, et al. Pushing the envelope of residual oil measurement: A new class of inter-well chemical tracers. Journal of Petroleum Science and Engineering, 2018, 163: 538-545.</w:t>
      </w:r>
    </w:p>
    <w:p w14:paraId="2652A6A0" w14:textId="77777777" w:rsidR="003D64B4" w:rsidRPr="0052389E" w:rsidRDefault="00CD288E" w:rsidP="00ED0515">
      <w:pPr>
        <w:spacing w:after="40" w:line="288" w:lineRule="auto"/>
        <w:rPr>
          <w:rFonts w:cs="Times New Roman"/>
        </w:rPr>
      </w:pPr>
      <w:r w:rsidRPr="0052389E">
        <w:rPr>
          <w:rFonts w:cs="Times New Roman"/>
          <w:sz w:val="18"/>
        </w:rPr>
        <w:t>[15] WATKINS J W, MARDOCK E S. Use of radioactive iodine as a tracer in water-flooding operations. Journal of Petroleum Technology, 1954, 6(9): 117-124.</w:t>
      </w:r>
    </w:p>
    <w:p w14:paraId="4BCF1D9E" w14:textId="77777777" w:rsidR="003D64B4" w:rsidRPr="0052389E" w:rsidRDefault="00CD288E" w:rsidP="00ED0515">
      <w:pPr>
        <w:spacing w:after="40" w:line="288" w:lineRule="auto"/>
        <w:rPr>
          <w:rFonts w:cs="Times New Roman"/>
        </w:rPr>
      </w:pPr>
      <w:r w:rsidRPr="0052389E">
        <w:rPr>
          <w:rFonts w:cs="Times New Roman"/>
          <w:sz w:val="18"/>
        </w:rPr>
        <w:lastRenderedPageBreak/>
        <w:t>[16] FONTALVO E M, OLIVEIRA M C, SCHOEGGL F, et al. Physical interpretation of interwell partitioning tracer tests. Transport in Porous Media, 2025, 152: 21-45.</w:t>
      </w:r>
    </w:p>
    <w:p w14:paraId="63B019E7" w14:textId="77777777" w:rsidR="003D64B4" w:rsidRPr="0052389E" w:rsidRDefault="00CD288E" w:rsidP="00ED0515">
      <w:pPr>
        <w:spacing w:after="40" w:line="288" w:lineRule="auto"/>
        <w:rPr>
          <w:rFonts w:cs="Times New Roman"/>
        </w:rPr>
      </w:pPr>
      <w:r w:rsidRPr="0052389E">
        <w:rPr>
          <w:rFonts w:cs="Times New Roman"/>
          <w:sz w:val="18"/>
        </w:rPr>
        <w:t>[17] TIAN W, DARNLEY A, DEMPSEY D. Quantifying fracture interference and production allocation using chemical tracers. SPE 201292, SPE ATCE, Virtual, 2020. https://doi.org/10.2118/201292-MS</w:t>
      </w:r>
    </w:p>
    <w:p w14:paraId="75DE9525" w14:textId="77777777" w:rsidR="003D64B4" w:rsidRPr="0052389E" w:rsidRDefault="00CD288E" w:rsidP="00ED0515">
      <w:pPr>
        <w:spacing w:after="40" w:line="288" w:lineRule="auto"/>
        <w:rPr>
          <w:rFonts w:cs="Times New Roman"/>
        </w:rPr>
      </w:pPr>
      <w:r w:rsidRPr="0052389E">
        <w:rPr>
          <w:rFonts w:cs="Times New Roman"/>
          <w:sz w:val="18"/>
        </w:rPr>
        <w:t>[18] YANG H, GUO K, LIN L, et al. Application of micro-substance tracer test in fractured horizontal wells. Journal of Petroleum Exploration and Production Technology, 2024, 14(5): 1235-1246.</w:t>
      </w:r>
    </w:p>
    <w:p w14:paraId="770CB1A9" w14:textId="77777777" w:rsidR="003D64B4" w:rsidRPr="0052389E" w:rsidRDefault="00CD288E" w:rsidP="00ED0515">
      <w:pPr>
        <w:spacing w:after="40" w:line="288" w:lineRule="auto"/>
        <w:rPr>
          <w:rFonts w:cs="Times New Roman"/>
        </w:rPr>
      </w:pPr>
      <w:r w:rsidRPr="0052389E">
        <w:rPr>
          <w:rFonts w:cs="Times New Roman"/>
          <w:sz w:val="18"/>
        </w:rPr>
        <w:t>[19] ARSHAD W, BROHI I, POONIWALA S. Changing the status quo: First application of novel tracer technology for monitoring hydraulic fracture stage contribution. IPTC 23916, Dhahran, Saudi Arabia, 2024. https://doi.org/10.2523/IPTC-23916-MS</w:t>
      </w:r>
    </w:p>
    <w:p w14:paraId="3D089F19" w14:textId="77777777" w:rsidR="003D64B4" w:rsidRPr="0052389E" w:rsidRDefault="00CD288E" w:rsidP="00ED0515">
      <w:pPr>
        <w:spacing w:after="40" w:line="288" w:lineRule="auto"/>
        <w:rPr>
          <w:rFonts w:cs="Times New Roman"/>
        </w:rPr>
      </w:pPr>
      <w:r w:rsidRPr="0052389E">
        <w:rPr>
          <w:rFonts w:cs="Times New Roman"/>
          <w:sz w:val="18"/>
        </w:rPr>
        <w:t>[20] AL RAISI O, AL YAARIBI A, KURNIADI S D. Integration of fracturing memory PLT with multistage smart tracer program for stimulation and flowback efficiency assessment. SPE 214827, SPE ATCE, San Antonio, TX, 2023. https://doi.org/10.2118/214827-MS</w:t>
      </w:r>
    </w:p>
    <w:p w14:paraId="0ECC61EB" w14:textId="77777777" w:rsidR="003D64B4" w:rsidRPr="0052389E" w:rsidRDefault="00CD288E" w:rsidP="00ED0515">
      <w:pPr>
        <w:spacing w:after="40" w:line="288" w:lineRule="auto"/>
        <w:rPr>
          <w:rFonts w:cs="Times New Roman"/>
        </w:rPr>
      </w:pPr>
      <w:r w:rsidRPr="0052389E">
        <w:rPr>
          <w:rFonts w:cs="Times New Roman"/>
          <w:sz w:val="18"/>
        </w:rPr>
        <w:t>[21] ZHAO B, PANTHI K, MOHANTY K K. Tracer eluting proppants for hydraulic fracture characterization. Journal of Petroleum Science and Engineering, 2020, 190: 107048.</w:t>
      </w:r>
    </w:p>
    <w:p w14:paraId="51D5340F" w14:textId="77777777" w:rsidR="003D64B4" w:rsidRPr="0052389E" w:rsidRDefault="00CD288E" w:rsidP="00ED0515">
      <w:pPr>
        <w:spacing w:after="40" w:line="288" w:lineRule="auto"/>
        <w:rPr>
          <w:rFonts w:cs="Times New Roman"/>
        </w:rPr>
      </w:pPr>
      <w:r w:rsidRPr="0052389E">
        <w:rPr>
          <w:rFonts w:cs="Times New Roman"/>
          <w:sz w:val="18"/>
        </w:rPr>
        <w:t>[22] ZHOU Y, LIU H, GAO J, et al. Coated proppants with self-suspension and tracer slow-release functions. Journal of Petroleum Science and Engineering, 2022, 208: 109645.</w:t>
      </w:r>
    </w:p>
    <w:p w14:paraId="7B3B0C6C" w14:textId="77777777" w:rsidR="003D64B4" w:rsidRPr="0052389E" w:rsidRDefault="00CD288E" w:rsidP="00ED0515">
      <w:pPr>
        <w:spacing w:after="40" w:line="288" w:lineRule="auto"/>
        <w:rPr>
          <w:rFonts w:cs="Times New Roman"/>
        </w:rPr>
      </w:pPr>
      <w:r w:rsidRPr="0052389E">
        <w:rPr>
          <w:rFonts w:cs="Times New Roman"/>
          <w:sz w:val="18"/>
        </w:rPr>
        <w:t>[23] LI N, CHENG Q, GONG Z, et al. Release kinetics of rare earth tracer from polymer-coated proppants. Geoenergy Science and Engineering, 2023, 227: 211782.</w:t>
      </w:r>
    </w:p>
    <w:p w14:paraId="2358776F" w14:textId="77777777" w:rsidR="003D64B4" w:rsidRPr="0052389E" w:rsidRDefault="00CD288E" w:rsidP="00ED0515">
      <w:pPr>
        <w:spacing w:after="40" w:line="288" w:lineRule="auto"/>
        <w:rPr>
          <w:rFonts w:cs="Times New Roman"/>
        </w:rPr>
      </w:pPr>
      <w:r w:rsidRPr="0052389E">
        <w:rPr>
          <w:rFonts w:cs="Times New Roman"/>
          <w:sz w:val="18"/>
        </w:rPr>
        <w:t>[24] GONG Z, LI N, KANG W, et al. Novel oleophilic tracer-slow-released proppant for monitoring the oil production contribution. Fuel, 2024, 364: 130945.</w:t>
      </w:r>
    </w:p>
    <w:p w14:paraId="13EA9BE4" w14:textId="77777777" w:rsidR="003D64B4" w:rsidRPr="0052389E" w:rsidRDefault="00CD288E" w:rsidP="00ED0515">
      <w:pPr>
        <w:spacing w:after="40" w:line="288" w:lineRule="auto"/>
        <w:rPr>
          <w:rFonts w:cs="Times New Roman"/>
        </w:rPr>
      </w:pPr>
      <w:r w:rsidRPr="0052389E">
        <w:rPr>
          <w:rFonts w:cs="Times New Roman"/>
          <w:sz w:val="18"/>
        </w:rPr>
        <w:t>[25] FILEV M, KULIKOV A, BANNIKOV A, et al. Technology for determining the inflow from near and far zones of fractures by chemical tracers. IPTC 21357, Riyadh, Saudi Arabia, 2022. https://doi.org/10.2523/IPTC-21357-MS</w:t>
      </w:r>
    </w:p>
    <w:p w14:paraId="2A6B4702" w14:textId="77777777" w:rsidR="003D64B4" w:rsidRPr="0052389E" w:rsidRDefault="00CD288E" w:rsidP="00ED0515">
      <w:pPr>
        <w:spacing w:after="40" w:line="288" w:lineRule="auto"/>
        <w:rPr>
          <w:rFonts w:cs="Times New Roman"/>
        </w:rPr>
      </w:pPr>
      <w:r w:rsidRPr="0052389E">
        <w:rPr>
          <w:rFonts w:cs="Times New Roman"/>
          <w:sz w:val="18"/>
        </w:rPr>
        <w:t>[26] REN J, WANG Y, ZHANG H, et al. Optimizing the preparation of multi-colored dye-tracer proppants for quantitative flowback assessment. Geoenergy Science and Engineering, 2024, 241: 213053.</w:t>
      </w:r>
    </w:p>
    <w:p w14:paraId="708FCEA5" w14:textId="77777777" w:rsidR="003D64B4" w:rsidRPr="0052389E" w:rsidRDefault="00CD288E" w:rsidP="00ED0515">
      <w:pPr>
        <w:spacing w:after="40" w:line="288" w:lineRule="auto"/>
        <w:rPr>
          <w:rFonts w:cs="Times New Roman"/>
        </w:rPr>
      </w:pPr>
      <w:r w:rsidRPr="0052389E">
        <w:rPr>
          <w:rFonts w:cs="Times New Roman"/>
          <w:sz w:val="18"/>
        </w:rPr>
        <w:t>[27] MALYAVKO E, UPADHYE V, HUSEIN N. Research of operational dynamics of marked proppant transport between hydraulic fractures. SPE 215624, SPE IHFTC, Muscat, 2023. https://doi.org/10.2118/215624-MS</w:t>
      </w:r>
    </w:p>
    <w:p w14:paraId="57F7959D" w14:textId="77777777" w:rsidR="003D64B4" w:rsidRPr="0052389E" w:rsidRDefault="00CD288E" w:rsidP="00ED0515">
      <w:pPr>
        <w:spacing w:after="40" w:line="288" w:lineRule="auto"/>
        <w:rPr>
          <w:rFonts w:cs="Times New Roman"/>
        </w:rPr>
      </w:pPr>
      <w:r w:rsidRPr="0052389E">
        <w:rPr>
          <w:rFonts w:cs="Times New Roman"/>
          <w:sz w:val="18"/>
        </w:rPr>
        <w:t>[28] KORSMEYER R W, GURNY R, DOELKER E, et al. Mechanisms of solute release from porous hydrophilic polymers. International Journal of Pharmaceutics, 1983, 15(1): 25-35.</w:t>
      </w:r>
    </w:p>
    <w:p w14:paraId="503383AC" w14:textId="77777777" w:rsidR="003D64B4" w:rsidRPr="0052389E" w:rsidRDefault="00CD288E" w:rsidP="00ED0515">
      <w:pPr>
        <w:spacing w:after="40" w:line="288" w:lineRule="auto"/>
        <w:rPr>
          <w:rFonts w:cs="Times New Roman"/>
        </w:rPr>
      </w:pPr>
      <w:r w:rsidRPr="0052389E">
        <w:rPr>
          <w:rFonts w:cs="Times New Roman"/>
          <w:sz w:val="18"/>
        </w:rPr>
        <w:t>[29] RITGER P L, PEPPAS N A. A simple equation for description of solute release I. Fickian and non-Fickian release. Journal of Controlled Release, 1987, 5(1): 23-36.</w:t>
      </w:r>
    </w:p>
    <w:p w14:paraId="634F3CF1" w14:textId="77777777" w:rsidR="003D64B4" w:rsidRPr="0052389E" w:rsidRDefault="00CD288E" w:rsidP="00ED0515">
      <w:pPr>
        <w:spacing w:after="40" w:line="288" w:lineRule="auto"/>
        <w:rPr>
          <w:rFonts w:cs="Times New Roman"/>
        </w:rPr>
      </w:pPr>
      <w:r w:rsidRPr="0052389E">
        <w:rPr>
          <w:rFonts w:cs="Times New Roman"/>
          <w:sz w:val="18"/>
        </w:rPr>
        <w:t>[30] PEPPAS N A, SAHLIN J J. A simple equation for the description of solute release III. Coupling of diffusion and relaxation. International Journal of Pharmaceutics, 1989, 57(2): 169-172.</w:t>
      </w:r>
    </w:p>
    <w:p w14:paraId="71E1D31F" w14:textId="77777777" w:rsidR="003D64B4" w:rsidRPr="0052389E" w:rsidRDefault="00CD288E" w:rsidP="00ED0515">
      <w:pPr>
        <w:spacing w:after="40" w:line="288" w:lineRule="auto"/>
        <w:rPr>
          <w:rFonts w:cs="Times New Roman"/>
        </w:rPr>
      </w:pPr>
      <w:r w:rsidRPr="0052389E">
        <w:rPr>
          <w:rFonts w:cs="Times New Roman"/>
          <w:sz w:val="18"/>
        </w:rPr>
        <w:t>[31] VAN GENUCHTEN M T, ALVES W J. Analytical solutions of the one-dimensional convective-dispersive solute transport equation. USDA Technical Bulletin No. 1661, 1982.</w:t>
      </w:r>
    </w:p>
    <w:p w14:paraId="7F6D49D7" w14:textId="77777777" w:rsidR="003D64B4" w:rsidRPr="0052389E" w:rsidRDefault="00CD288E" w:rsidP="00ED0515">
      <w:pPr>
        <w:spacing w:after="40" w:line="288" w:lineRule="auto"/>
        <w:rPr>
          <w:rFonts w:cs="Times New Roman"/>
        </w:rPr>
      </w:pPr>
      <w:r w:rsidRPr="0052389E">
        <w:rPr>
          <w:rFonts w:cs="Times New Roman"/>
          <w:sz w:val="18"/>
        </w:rPr>
        <w:lastRenderedPageBreak/>
        <w:t>[32] SHOOK G M, POPE G A, ASAKAWA K. Determining reservoir properties and flood performance from tracer test analysis. SPE 124614, SPE ATCE, New Orleans, LA, 2009. https://doi.org/10.2118/124614-MS</w:t>
      </w:r>
    </w:p>
    <w:p w14:paraId="1EB6A76E" w14:textId="77777777" w:rsidR="003D64B4" w:rsidRPr="0052389E" w:rsidRDefault="00CD288E" w:rsidP="00ED0515">
      <w:pPr>
        <w:spacing w:after="40" w:line="288" w:lineRule="auto"/>
        <w:rPr>
          <w:rFonts w:cs="Times New Roman"/>
        </w:rPr>
      </w:pPr>
      <w:r w:rsidRPr="0052389E">
        <w:rPr>
          <w:rFonts w:cs="Times New Roman"/>
          <w:sz w:val="18"/>
        </w:rPr>
        <w:t>[33] VELASCO-LOZANO M, BALHOFF M, DIAZ-PAULINO L, et al. Modeling of chemical tracers for two-phase flow in advective-dominated porous media. SPE Journal, 2024, 29(7): 3718-3731.</w:t>
      </w:r>
    </w:p>
    <w:p w14:paraId="6041F735" w14:textId="77777777" w:rsidR="003D64B4" w:rsidRPr="0052389E" w:rsidRDefault="00CD288E" w:rsidP="00ED0515">
      <w:pPr>
        <w:spacing w:after="40" w:line="288" w:lineRule="auto"/>
        <w:rPr>
          <w:rFonts w:cs="Times New Roman"/>
        </w:rPr>
      </w:pPr>
      <w:r w:rsidRPr="0052389E">
        <w:rPr>
          <w:rFonts w:cs="Times New Roman"/>
          <w:sz w:val="18"/>
        </w:rPr>
        <w:t>[34] MAZO A B, KHAMIDULLIN M R, POTASHEV K A, et al. Mathematical model of water- and oil-soluble tracers transfer in multistage hydraulic fracturing. Fluid Dynamics, 2024, 59(3): 427-443.</w:t>
      </w:r>
    </w:p>
    <w:p w14:paraId="5DB59AB2" w14:textId="77777777" w:rsidR="003D64B4" w:rsidRPr="0052389E" w:rsidRDefault="00CD288E" w:rsidP="00ED0515">
      <w:pPr>
        <w:spacing w:after="40" w:line="288" w:lineRule="auto"/>
        <w:rPr>
          <w:rFonts w:cs="Times New Roman"/>
        </w:rPr>
      </w:pPr>
      <w:r w:rsidRPr="0052389E">
        <w:rPr>
          <w:rFonts w:cs="Times New Roman"/>
          <w:sz w:val="18"/>
        </w:rPr>
        <w:t>[35] LIANG F, SAYED M, AL-MUNTASHERI G A, et al. A comprehensive review on proppant technologies. Petroleum, 2016, 2(1): 26-39.</w:t>
      </w:r>
    </w:p>
    <w:p w14:paraId="1AFC94D4" w14:textId="77777777" w:rsidR="003D64B4" w:rsidRPr="0052389E" w:rsidRDefault="00CD288E" w:rsidP="00ED0515">
      <w:pPr>
        <w:spacing w:after="40" w:line="288" w:lineRule="auto"/>
        <w:rPr>
          <w:rFonts w:cs="Times New Roman"/>
        </w:rPr>
      </w:pPr>
      <w:r w:rsidRPr="0052389E">
        <w:rPr>
          <w:rFonts w:cs="Times New Roman"/>
          <w:sz w:val="18"/>
        </w:rPr>
        <w:t>[36] ZOVEIDAVIANPOOR M, GHARIBI A, BIN JAAFAR M Z. Experimental characterization of a new high-strength ultra-lightweight composite proppant. Journal of Petroleum Science and Engineering, 2018, 170: 1038-1047.</w:t>
      </w:r>
    </w:p>
    <w:p w14:paraId="66E64DA6" w14:textId="77777777" w:rsidR="003D64B4" w:rsidRPr="0052389E" w:rsidRDefault="00CD288E" w:rsidP="00ED0515">
      <w:pPr>
        <w:spacing w:after="40" w:line="288" w:lineRule="auto"/>
        <w:rPr>
          <w:rFonts w:cs="Times New Roman"/>
        </w:rPr>
      </w:pPr>
      <w:r w:rsidRPr="0052389E">
        <w:rPr>
          <w:rFonts w:cs="Times New Roman"/>
          <w:sz w:val="18"/>
        </w:rPr>
        <w:t>[37] WANG G, MA Q, REN L, et al. A comprehensive review of multifunctional proppants. ACS Omega, 2024, 9(44): 44120-44133.</w:t>
      </w:r>
    </w:p>
    <w:p w14:paraId="2C3DC1D5" w14:textId="77777777" w:rsidR="003D64B4" w:rsidRPr="0052389E" w:rsidRDefault="00CD288E" w:rsidP="00ED0515">
      <w:pPr>
        <w:spacing w:after="40" w:line="288" w:lineRule="auto"/>
        <w:rPr>
          <w:rFonts w:cs="Times New Roman"/>
        </w:rPr>
      </w:pPr>
      <w:r w:rsidRPr="0052389E">
        <w:rPr>
          <w:rFonts w:cs="Times New Roman"/>
          <w:sz w:val="18"/>
        </w:rPr>
        <w:t>[38] KRISHNAN M R, LI W, ALHARBI B, et al. In-situ high-strength PS-MMA composite microbeads as potential proppants. Geoenergy Science and Engineering, 2025, 257: 214195.</w:t>
      </w:r>
    </w:p>
    <w:p w14:paraId="5841CAC4" w14:textId="77777777" w:rsidR="003D64B4" w:rsidRPr="0052389E" w:rsidRDefault="00CD288E" w:rsidP="00ED0515">
      <w:pPr>
        <w:spacing w:after="40" w:line="288" w:lineRule="auto"/>
        <w:rPr>
          <w:rFonts w:cs="Times New Roman"/>
        </w:rPr>
      </w:pPr>
      <w:r w:rsidRPr="0052389E">
        <w:rPr>
          <w:rFonts w:cs="Times New Roman"/>
          <w:sz w:val="18"/>
        </w:rPr>
        <w:t>[39] LI H, LIU Z, LI Y, et al. Evaluation of the release mechanism of sustained-release tracers from epoxy resin matrices. ACS Omega, 2021, 6(29): 19269-19280.</w:t>
      </w:r>
    </w:p>
    <w:p w14:paraId="6F0C987E" w14:textId="77777777" w:rsidR="003D64B4" w:rsidRPr="0052389E" w:rsidRDefault="00CD288E" w:rsidP="00ED0515">
      <w:pPr>
        <w:spacing w:after="40" w:line="288" w:lineRule="auto"/>
        <w:rPr>
          <w:rFonts w:cs="Times New Roman"/>
        </w:rPr>
      </w:pPr>
      <w:r w:rsidRPr="0052389E">
        <w:rPr>
          <w:rFonts w:cs="Times New Roman"/>
          <w:sz w:val="18"/>
        </w:rPr>
        <w:t>[40] WEI M, WANG Y, DUAN Y, et al. Screening and performance evaluation of epoxy resin long-term sustained-release solid tracer. International Journal of Oil, Gas and Coal Technology, 2024, 36(2): 170-196.</w:t>
      </w:r>
    </w:p>
    <w:p w14:paraId="51430B10" w14:textId="77777777" w:rsidR="003D64B4" w:rsidRPr="0052389E" w:rsidRDefault="00CD288E" w:rsidP="00ED0515">
      <w:pPr>
        <w:spacing w:after="40" w:line="288" w:lineRule="auto"/>
        <w:rPr>
          <w:rFonts w:cs="Times New Roman"/>
        </w:rPr>
      </w:pPr>
      <w:r w:rsidRPr="0052389E">
        <w:rPr>
          <w:rFonts w:cs="Times New Roman"/>
          <w:sz w:val="18"/>
        </w:rPr>
        <w:t>[41] WANG C, LI X, CHENG X, et al. Oilfield sustained-release tracers based on different binding forms and their controlled-release mechanism. Geoenergy Science and Engineering, 2024, 232: 212440.</w:t>
      </w:r>
    </w:p>
    <w:sectPr w:rsidR="003D64B4" w:rsidRPr="0052389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8C81D2" w14:textId="77777777" w:rsidR="00372DEC" w:rsidRDefault="00372DEC" w:rsidP="002808C5">
      <w:pPr>
        <w:spacing w:after="0" w:line="240" w:lineRule="auto"/>
      </w:pPr>
      <w:r>
        <w:separator/>
      </w:r>
    </w:p>
  </w:endnote>
  <w:endnote w:type="continuationSeparator" w:id="0">
    <w:p w14:paraId="29BB0F9F" w14:textId="77777777" w:rsidR="00372DEC" w:rsidRDefault="00372DEC" w:rsidP="002808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478AAB" w14:textId="77777777" w:rsidR="00372DEC" w:rsidRDefault="00372DEC" w:rsidP="002808C5">
      <w:pPr>
        <w:spacing w:after="0" w:line="240" w:lineRule="auto"/>
      </w:pPr>
      <w:r>
        <w:separator/>
      </w:r>
    </w:p>
  </w:footnote>
  <w:footnote w:type="continuationSeparator" w:id="0">
    <w:p w14:paraId="4B8EDED5" w14:textId="77777777" w:rsidR="00372DEC" w:rsidRDefault="00372DEC" w:rsidP="002808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1">
    <w15:presenceInfo w15:providerId="None" w15:userId="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bordersDoNotSurroundHeader/>
  <w:bordersDoNotSurroundFooter/>
  <w:trackRevision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43A00"/>
    <w:rsid w:val="0006063C"/>
    <w:rsid w:val="000656FA"/>
    <w:rsid w:val="000A6443"/>
    <w:rsid w:val="000B46DA"/>
    <w:rsid w:val="000C17A9"/>
    <w:rsid w:val="000F44ED"/>
    <w:rsid w:val="000F6710"/>
    <w:rsid w:val="0015074B"/>
    <w:rsid w:val="0018751F"/>
    <w:rsid w:val="00195952"/>
    <w:rsid w:val="001B49E3"/>
    <w:rsid w:val="001D63A6"/>
    <w:rsid w:val="00202E01"/>
    <w:rsid w:val="0027400D"/>
    <w:rsid w:val="00277DB3"/>
    <w:rsid w:val="002808C5"/>
    <w:rsid w:val="0029639D"/>
    <w:rsid w:val="002F32CF"/>
    <w:rsid w:val="00312E5B"/>
    <w:rsid w:val="00314CD9"/>
    <w:rsid w:val="00326F90"/>
    <w:rsid w:val="00346314"/>
    <w:rsid w:val="00372DEC"/>
    <w:rsid w:val="003D64B4"/>
    <w:rsid w:val="003E3278"/>
    <w:rsid w:val="003F1DBE"/>
    <w:rsid w:val="00441933"/>
    <w:rsid w:val="0048638A"/>
    <w:rsid w:val="004B3607"/>
    <w:rsid w:val="0052389E"/>
    <w:rsid w:val="00563B68"/>
    <w:rsid w:val="00564909"/>
    <w:rsid w:val="005B7F3C"/>
    <w:rsid w:val="005C406E"/>
    <w:rsid w:val="00611BC7"/>
    <w:rsid w:val="0067002F"/>
    <w:rsid w:val="0067196D"/>
    <w:rsid w:val="006A7C41"/>
    <w:rsid w:val="006D0516"/>
    <w:rsid w:val="00730E27"/>
    <w:rsid w:val="0076449E"/>
    <w:rsid w:val="00797814"/>
    <w:rsid w:val="007C15C6"/>
    <w:rsid w:val="007C1B33"/>
    <w:rsid w:val="007C2590"/>
    <w:rsid w:val="007D2907"/>
    <w:rsid w:val="007D388F"/>
    <w:rsid w:val="00832ADD"/>
    <w:rsid w:val="008C1662"/>
    <w:rsid w:val="00942FAF"/>
    <w:rsid w:val="009621C8"/>
    <w:rsid w:val="00965415"/>
    <w:rsid w:val="0097093E"/>
    <w:rsid w:val="00980169"/>
    <w:rsid w:val="00A06FB5"/>
    <w:rsid w:val="00A2601E"/>
    <w:rsid w:val="00A50DB0"/>
    <w:rsid w:val="00AA1D8D"/>
    <w:rsid w:val="00AB65D8"/>
    <w:rsid w:val="00AE3FFF"/>
    <w:rsid w:val="00B30E6C"/>
    <w:rsid w:val="00B47730"/>
    <w:rsid w:val="00C620DA"/>
    <w:rsid w:val="00C638E6"/>
    <w:rsid w:val="00C64269"/>
    <w:rsid w:val="00C75089"/>
    <w:rsid w:val="00CA52C2"/>
    <w:rsid w:val="00CB0664"/>
    <w:rsid w:val="00CB795C"/>
    <w:rsid w:val="00CD288E"/>
    <w:rsid w:val="00CF3195"/>
    <w:rsid w:val="00D0333B"/>
    <w:rsid w:val="00D11294"/>
    <w:rsid w:val="00D27FD6"/>
    <w:rsid w:val="00D420EC"/>
    <w:rsid w:val="00D52848"/>
    <w:rsid w:val="00DC7F7D"/>
    <w:rsid w:val="00DF3AE4"/>
    <w:rsid w:val="00DF5A10"/>
    <w:rsid w:val="00E12974"/>
    <w:rsid w:val="00E144EA"/>
    <w:rsid w:val="00E96265"/>
    <w:rsid w:val="00EA7372"/>
    <w:rsid w:val="00ED0515"/>
    <w:rsid w:val="00ED0F3D"/>
    <w:rsid w:val="00ED7A78"/>
    <w:rsid w:val="00EF3D60"/>
    <w:rsid w:val="00F73D0F"/>
    <w:rsid w:val="00F9457E"/>
    <w:rsid w:val="00FA14F9"/>
    <w:rsid w:val="00FA3229"/>
    <w:rsid w:val="00FB4049"/>
    <w:rsid w:val="00FC693F"/>
    <w:rsid w:val="00FD4EDC"/>
    <w:rsid w:val="00FD7EB1"/>
    <w:rsid w:val="00FF06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46025CE"/>
  <w14:defaultImageDpi w14:val="300"/>
  <w15:docId w15:val="{CC730660-3808-40EE-AC2F-1B9AF9B48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2" w:uiPriority="42"/>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120" w:line="360" w:lineRule="auto"/>
    </w:pPr>
    <w:rPr>
      <w:rFonts w:ascii="Times New Roman"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a">
    <w:name w:val="Plain Table 2"/>
    <w:basedOn w:val="a3"/>
    <w:uiPriority w:val="42"/>
    <w:rsid w:val="00E144EA"/>
    <w:pPr>
      <w:spacing w:after="0" w:line="240" w:lineRule="auto"/>
    </w:pPr>
    <w:rPr>
      <w:kern w:val="2"/>
      <w:sz w:val="21"/>
      <w:lang w:eastAsia="zh-C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ff9">
    <w:name w:val="Balloon Text"/>
    <w:basedOn w:val="a1"/>
    <w:link w:val="affa"/>
    <w:uiPriority w:val="99"/>
    <w:semiHidden/>
    <w:unhideWhenUsed/>
    <w:rsid w:val="00730E27"/>
    <w:pPr>
      <w:spacing w:after="0" w:line="240" w:lineRule="auto"/>
    </w:pPr>
    <w:rPr>
      <w:sz w:val="18"/>
      <w:szCs w:val="18"/>
    </w:rPr>
  </w:style>
  <w:style w:type="character" w:customStyle="1" w:styleId="affa">
    <w:name w:val="批注框文本 字符"/>
    <w:basedOn w:val="a2"/>
    <w:link w:val="aff9"/>
    <w:uiPriority w:val="99"/>
    <w:semiHidden/>
    <w:rsid w:val="00730E27"/>
    <w:rPr>
      <w:rFonts w:ascii="Times New Roman"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E4BEF8-BC48-49CD-8784-14671A2594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6979</Words>
  <Characters>39782</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1</cp:lastModifiedBy>
  <cp:revision>2</cp:revision>
  <dcterms:created xsi:type="dcterms:W3CDTF">2026-07-21T00:05:00Z</dcterms:created>
  <dcterms:modified xsi:type="dcterms:W3CDTF">2026-07-21T00:05:00Z</dcterms:modified>
  <cp:category/>
</cp:coreProperties>
</file>